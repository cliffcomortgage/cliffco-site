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74FDC" w14:textId="79EE7A33" w:rsidR="00AB3F3E" w:rsidRDefault="002D4213">
      <w:pPr>
        <w:pStyle w:val="Heading1"/>
        <w:keepNext w:val="0"/>
        <w:keepLines w:val="0"/>
        <w:spacing w:before="480"/>
        <w:rPr>
          <w:b/>
          <w:bCs/>
          <w:sz w:val="46"/>
          <w:szCs w:val="46"/>
        </w:rPr>
      </w:pPr>
      <w:bookmarkStart w:id="0" w:name="_i0vqw1lwgo5p" w:colFirst="0" w:colLast="0"/>
      <w:bookmarkEnd w:id="0"/>
      <w:r>
        <w:rPr>
          <w:b/>
          <w:bCs/>
          <w:sz w:val="46"/>
          <w:szCs w:val="46"/>
        </w:rPr>
        <w:t>Investment Mortgage: A Complete Guide</w:t>
      </w:r>
    </w:p>
    <w:p w14:paraId="31C74FDD" w14:textId="77777777" w:rsidR="00AB3F3E" w:rsidRDefault="002D4213">
      <w:pPr>
        <w:spacing w:before="240" w:after="240"/>
      </w:pPr>
      <w:r>
        <w:t xml:space="preserve">In today's real estate market, investment mortgages have become essential tools for building wealth through property ownership. Whether you're a first-time investor considering </w:t>
      </w:r>
      <w:proofErr w:type="gramStart"/>
      <w:r>
        <w:t>a rental</w:t>
      </w:r>
      <w:proofErr w:type="gramEnd"/>
      <w:r>
        <w:t xml:space="preserve"> property or an experienced real estate professional expanding your portfolio, understanding the intricacies of investment property financing can mean the difference between a profitable venture and a costly mistake.</w:t>
      </w:r>
    </w:p>
    <w:p w14:paraId="31C74FDE" w14:textId="77777777" w:rsidR="00AB3F3E" w:rsidRDefault="002D4213">
      <w:pPr>
        <w:spacing w:before="240" w:after="240"/>
      </w:pPr>
      <w:r>
        <w:t>Investment property loans differ significantly from traditional residential mortgages, requiring specialized knowledge and careful preparation. The landscape of investment property financing has evolved considerably, offering diverse options from conventional loans to innovative programs like DSCR loans that focus on property performance rather than personal income. This evolution has created both opportunities and challenges for real estate investors seeking to optimize their financing strategies.</w:t>
      </w:r>
    </w:p>
    <w:p w14:paraId="31C74FDF" w14:textId="77777777" w:rsidR="00AB3F3E" w:rsidRDefault="002D4213">
      <w:pPr>
        <w:spacing w:before="240" w:after="240"/>
      </w:pPr>
      <w:r>
        <w:t>For many investors, navigating the complexities of investment property mortgages can seem daunting. Questions about down payments, credit requirements, and loan program selection often arise, particularly when faced with stricter qualification criteria and higher interest rates than those for primary residences. However, with proper understanding and preparation, these challenges can be effectively managed.</w:t>
      </w:r>
    </w:p>
    <w:p w14:paraId="31C74FE0" w14:textId="77777777" w:rsidR="00AB3F3E" w:rsidRDefault="002D4213">
      <w:pPr>
        <w:spacing w:before="240" w:after="240"/>
      </w:pPr>
      <w:r>
        <w:t>This comprehensive guide will explore the various aspects of investment mortgages, from basic concepts to advanced financing strategies. We'll examine different loan types, qualification requirements, and practical examples to help you make informed decisions about your investment property financing. Whether you're looking to finance a single-family rental or a multi-unit property, understanding your options is the first step toward successful real estate investing.</w:t>
      </w:r>
    </w:p>
    <w:p w14:paraId="31C74FE1" w14:textId="77777777" w:rsidR="00AB3F3E" w:rsidRDefault="002D4213">
      <w:pPr>
        <w:pStyle w:val="Heading2"/>
        <w:spacing w:before="240" w:after="240"/>
      </w:pPr>
      <w:bookmarkStart w:id="1" w:name="_y9swrmhgnbhz" w:colFirst="0" w:colLast="0"/>
      <w:bookmarkEnd w:id="1"/>
      <w:r>
        <w:lastRenderedPageBreak/>
        <w:t xml:space="preserve">Table of Contents </w:t>
      </w:r>
    </w:p>
    <w:p w14:paraId="31C74FE2" w14:textId="77777777" w:rsidR="00AB3F3E" w:rsidRDefault="002D4213">
      <w:pPr>
        <w:pStyle w:val="Heading4"/>
        <w:numPr>
          <w:ilvl w:val="0"/>
          <w:numId w:val="3"/>
        </w:numPr>
        <w:spacing w:before="240" w:after="0"/>
      </w:pPr>
      <w:bookmarkStart w:id="2" w:name="_mvatgy2yk1bu" w:colFirst="0" w:colLast="0"/>
      <w:bookmarkEnd w:id="2"/>
      <w:r>
        <w:t xml:space="preserve">What is an investment mortgage? </w:t>
      </w:r>
    </w:p>
    <w:p w14:paraId="31C74FE3" w14:textId="77777777" w:rsidR="00AB3F3E" w:rsidRDefault="002D4213">
      <w:pPr>
        <w:pStyle w:val="Heading4"/>
        <w:numPr>
          <w:ilvl w:val="0"/>
          <w:numId w:val="3"/>
        </w:numPr>
        <w:spacing w:before="0" w:after="0"/>
      </w:pPr>
      <w:bookmarkStart w:id="3" w:name="_42s7ojgqooy5" w:colFirst="0" w:colLast="0"/>
      <w:bookmarkEnd w:id="3"/>
      <w:r>
        <w:t xml:space="preserve">Is an investment mortgage the same as a regular mortgage? </w:t>
      </w:r>
    </w:p>
    <w:p w14:paraId="31C74FE4" w14:textId="77777777" w:rsidR="00AB3F3E" w:rsidRDefault="002D4213">
      <w:pPr>
        <w:pStyle w:val="Heading4"/>
        <w:numPr>
          <w:ilvl w:val="0"/>
          <w:numId w:val="3"/>
        </w:numPr>
        <w:spacing w:before="0" w:after="0"/>
      </w:pPr>
      <w:bookmarkStart w:id="4" w:name="_k0hosapqr4vf" w:colFirst="0" w:colLast="0"/>
      <w:bookmarkEnd w:id="4"/>
      <w:r>
        <w:t xml:space="preserve">What is an investment property loan? </w:t>
      </w:r>
    </w:p>
    <w:p w14:paraId="31C74FE5" w14:textId="77777777" w:rsidR="00AB3F3E" w:rsidRDefault="002D4213">
      <w:pPr>
        <w:pStyle w:val="Heading4"/>
        <w:numPr>
          <w:ilvl w:val="0"/>
          <w:numId w:val="3"/>
        </w:numPr>
        <w:spacing w:before="0" w:after="0"/>
      </w:pPr>
      <w:bookmarkStart w:id="5" w:name="_uyfn3ttuzzij" w:colFirst="0" w:colLast="0"/>
      <w:bookmarkEnd w:id="5"/>
      <w:r>
        <w:t xml:space="preserve">Types of loans for an investment property </w:t>
      </w:r>
    </w:p>
    <w:p w14:paraId="31C74FE6" w14:textId="77777777" w:rsidR="00AB3F3E" w:rsidRDefault="002D4213">
      <w:pPr>
        <w:pStyle w:val="Heading4"/>
        <w:numPr>
          <w:ilvl w:val="0"/>
          <w:numId w:val="3"/>
        </w:numPr>
        <w:spacing w:before="0" w:after="0"/>
      </w:pPr>
      <w:bookmarkStart w:id="6" w:name="_8gbr7f2cpb5t" w:colFirst="0" w:colLast="0"/>
      <w:bookmarkEnd w:id="6"/>
      <w:r>
        <w:t xml:space="preserve">DSCR loan for investment property </w:t>
      </w:r>
    </w:p>
    <w:p w14:paraId="31C74FE7" w14:textId="77777777" w:rsidR="00AB3F3E" w:rsidRDefault="002D4213">
      <w:pPr>
        <w:pStyle w:val="Heading4"/>
        <w:numPr>
          <w:ilvl w:val="0"/>
          <w:numId w:val="3"/>
        </w:numPr>
        <w:spacing w:before="0" w:after="0"/>
      </w:pPr>
      <w:bookmarkStart w:id="7" w:name="_lbuccan3iihi" w:colFirst="0" w:colLast="0"/>
      <w:bookmarkEnd w:id="7"/>
      <w:r>
        <w:t xml:space="preserve">Types of investment properties </w:t>
      </w:r>
    </w:p>
    <w:p w14:paraId="31C74FE8" w14:textId="77777777" w:rsidR="00AB3F3E" w:rsidRDefault="002D4213">
      <w:pPr>
        <w:pStyle w:val="Heading4"/>
        <w:numPr>
          <w:ilvl w:val="0"/>
          <w:numId w:val="3"/>
        </w:numPr>
        <w:spacing w:before="0" w:after="0"/>
      </w:pPr>
      <w:bookmarkStart w:id="8" w:name="_frdybl188teu" w:colFirst="0" w:colLast="0"/>
      <w:bookmarkEnd w:id="8"/>
      <w:proofErr w:type="gramStart"/>
      <w:r>
        <w:t>Investment</w:t>
      </w:r>
      <w:proofErr w:type="gramEnd"/>
      <w:r>
        <w:t xml:space="preserve"> property loan requirements and qualifications </w:t>
      </w:r>
    </w:p>
    <w:p w14:paraId="31C74FE9" w14:textId="77777777" w:rsidR="00AB3F3E" w:rsidRDefault="002D4213">
      <w:pPr>
        <w:pStyle w:val="Heading4"/>
        <w:numPr>
          <w:ilvl w:val="0"/>
          <w:numId w:val="3"/>
        </w:numPr>
        <w:spacing w:before="0" w:after="0"/>
      </w:pPr>
      <w:bookmarkStart w:id="9" w:name="_t7wjc4ac890r" w:colFirst="0" w:colLast="0"/>
      <w:bookmarkEnd w:id="9"/>
      <w:r>
        <w:t xml:space="preserve">How to qualify for an investment property loan </w:t>
      </w:r>
    </w:p>
    <w:p w14:paraId="31C74FEA" w14:textId="77777777" w:rsidR="00AB3F3E" w:rsidRDefault="002D4213">
      <w:pPr>
        <w:pStyle w:val="Heading4"/>
        <w:numPr>
          <w:ilvl w:val="0"/>
          <w:numId w:val="3"/>
        </w:numPr>
        <w:spacing w:before="0" w:after="0"/>
      </w:pPr>
      <w:bookmarkStart w:id="10" w:name="_iwg67343sp9j" w:colFirst="0" w:colLast="0"/>
      <w:bookmarkEnd w:id="10"/>
      <w:r>
        <w:t xml:space="preserve">Can I put less than 20% down on an investment property? </w:t>
      </w:r>
    </w:p>
    <w:p w14:paraId="31C74FEB" w14:textId="77777777" w:rsidR="00AB3F3E" w:rsidRDefault="002D4213">
      <w:pPr>
        <w:pStyle w:val="Heading4"/>
        <w:numPr>
          <w:ilvl w:val="0"/>
          <w:numId w:val="3"/>
        </w:numPr>
        <w:spacing w:before="0" w:after="0"/>
      </w:pPr>
      <w:bookmarkStart w:id="11" w:name="_52ysce61m9u" w:colFirst="0" w:colLast="0"/>
      <w:bookmarkEnd w:id="11"/>
      <w:r>
        <w:t xml:space="preserve">What is the minimum down payment for an investment property? </w:t>
      </w:r>
    </w:p>
    <w:p w14:paraId="31C74FEC" w14:textId="77777777" w:rsidR="00AB3F3E" w:rsidRDefault="002D4213">
      <w:pPr>
        <w:pStyle w:val="Heading4"/>
        <w:numPr>
          <w:ilvl w:val="0"/>
          <w:numId w:val="3"/>
        </w:numPr>
        <w:spacing w:before="0" w:after="0"/>
      </w:pPr>
      <w:bookmarkStart w:id="12" w:name="_1t1yljd1x564" w:colFirst="0" w:colLast="0"/>
      <w:bookmarkEnd w:id="12"/>
      <w:r>
        <w:t xml:space="preserve">Can you use an FHA loan for an investment property? </w:t>
      </w:r>
    </w:p>
    <w:p w14:paraId="31C74FED" w14:textId="77777777" w:rsidR="00AB3F3E" w:rsidRDefault="002D4213">
      <w:pPr>
        <w:pStyle w:val="Heading4"/>
        <w:numPr>
          <w:ilvl w:val="0"/>
          <w:numId w:val="3"/>
        </w:numPr>
        <w:spacing w:before="0" w:after="0"/>
      </w:pPr>
      <w:bookmarkStart w:id="13" w:name="_uar3rala9lba" w:colFirst="0" w:colLast="0"/>
      <w:bookmarkEnd w:id="13"/>
      <w:r>
        <w:t xml:space="preserve">What is an example of an investment loan? </w:t>
      </w:r>
    </w:p>
    <w:p w14:paraId="31C74FEE" w14:textId="77777777" w:rsidR="00AB3F3E" w:rsidRDefault="002D4213">
      <w:pPr>
        <w:pStyle w:val="Heading4"/>
        <w:numPr>
          <w:ilvl w:val="0"/>
          <w:numId w:val="3"/>
        </w:numPr>
        <w:spacing w:before="0" w:after="0"/>
      </w:pPr>
      <w:bookmarkStart w:id="14" w:name="_q1zelz1056ou" w:colFirst="0" w:colLast="0"/>
      <w:bookmarkEnd w:id="14"/>
      <w:r>
        <w:t xml:space="preserve">What type of mortgage should I get for an investment property? </w:t>
      </w:r>
    </w:p>
    <w:p w14:paraId="31C74FEF" w14:textId="77777777" w:rsidR="00AB3F3E" w:rsidRDefault="002D4213">
      <w:pPr>
        <w:pStyle w:val="Heading4"/>
        <w:numPr>
          <w:ilvl w:val="0"/>
          <w:numId w:val="3"/>
        </w:numPr>
        <w:spacing w:before="0" w:after="240"/>
      </w:pPr>
      <w:bookmarkStart w:id="15" w:name="_6n6me4ezqjr1" w:colFirst="0" w:colLast="0"/>
      <w:bookmarkEnd w:id="15"/>
      <w:r>
        <w:t xml:space="preserve">Conclusion </w:t>
      </w:r>
    </w:p>
    <w:p w14:paraId="31C74FF0" w14:textId="77777777" w:rsidR="00AB3F3E" w:rsidRDefault="002D4213">
      <w:pPr>
        <w:pStyle w:val="Heading2"/>
        <w:keepNext w:val="0"/>
        <w:keepLines w:val="0"/>
        <w:spacing w:after="80"/>
        <w:rPr>
          <w:b/>
          <w:bCs/>
          <w:sz w:val="34"/>
          <w:szCs w:val="34"/>
        </w:rPr>
      </w:pPr>
      <w:bookmarkStart w:id="16" w:name="_hnn4h9ar1qha" w:colFirst="0" w:colLast="0"/>
      <w:bookmarkEnd w:id="16"/>
      <w:r>
        <w:rPr>
          <w:b/>
          <w:bCs/>
          <w:sz w:val="34"/>
          <w:szCs w:val="34"/>
        </w:rPr>
        <w:t>What is an investment mortgage?</w:t>
      </w:r>
    </w:p>
    <w:p w14:paraId="31C74FF1" w14:textId="77777777" w:rsidR="00AB3F3E" w:rsidRDefault="002D4213">
      <w:pPr>
        <w:spacing w:before="240" w:after="240"/>
      </w:pPr>
      <w:r>
        <w:t xml:space="preserve">An investment mortgage is a specialized loan designed for purchasing properties intended to generate income or </w:t>
      </w:r>
      <w:proofErr w:type="gramStart"/>
      <w:r>
        <w:t>appreciate in value</w:t>
      </w:r>
      <w:proofErr w:type="gramEnd"/>
      <w:r>
        <w:t>. Unlike residential mortgages intended for primary homes, investment mortgages serve a distinct purpose in the real estate market, financing properties that will be rented out, renovated and resold, or held for long-term appreciation.</w:t>
      </w:r>
    </w:p>
    <w:p w14:paraId="31C74FF2" w14:textId="77777777" w:rsidR="00AB3F3E" w:rsidRDefault="002D4213">
      <w:pPr>
        <w:spacing w:before="240" w:after="240"/>
      </w:pPr>
      <w:r>
        <w:t>These mortgages play a crucial role in the real estate investment world, enabling investors to leverage their capital and build larger property portfolios. Investment mortgages can finance various property types, from single-family rental homes to multi-unit apartment buildings, each with specific loan terms and requirements tailored to the property type and investment strategy.</w:t>
      </w:r>
    </w:p>
    <w:p w14:paraId="31C74FF3" w14:textId="77777777" w:rsidR="00AB3F3E" w:rsidRDefault="002D4213">
      <w:pPr>
        <w:spacing w:before="240" w:after="240"/>
      </w:pPr>
      <w:r>
        <w:t xml:space="preserve">Mortgage lenders like Cliffco Mortgage Bankers offer several investment mortgage options, including conventional loans for traditional rental properties, </w:t>
      </w:r>
      <w:proofErr w:type="gramStart"/>
      <w:r>
        <w:t>Non-QM</w:t>
      </w:r>
      <w:proofErr w:type="gramEnd"/>
      <w:r>
        <w:t xml:space="preserve"> loans for investors with unique income situations, and renovation loans for properties requiring significant improvements. The variety of loan programs available reflects the diverse needs of real estate investors, from first-time landlords to experienced portfolio builders.</w:t>
      </w:r>
    </w:p>
    <w:p w14:paraId="31C74FF4" w14:textId="77777777" w:rsidR="00AB3F3E" w:rsidRDefault="002D4213">
      <w:pPr>
        <w:spacing w:before="240" w:after="240"/>
      </w:pPr>
      <w:r>
        <w:t>Understanding investment mortgages requires familiarity with key concepts like debt service coverage ratios, rental income calculations, and property valuation methods. These factors significantly influence loan terms, interest rates, and qualification requirements. Investment property mortgage rates typically reflect the lender's assessment of both the borrower's creditworthiness and the property's potential to generate sustainable income.</w:t>
      </w:r>
    </w:p>
    <w:p w14:paraId="31C74FF5" w14:textId="77777777" w:rsidR="00AB3F3E" w:rsidRDefault="002D4213">
      <w:pPr>
        <w:spacing w:before="240" w:after="240"/>
      </w:pPr>
      <w:r>
        <w:t>Understanding these rate factors leads to a crucial question that many new investors ask: what makes investment mortgages different from regular home loans?</w:t>
      </w:r>
    </w:p>
    <w:p w14:paraId="31C74FF6" w14:textId="77777777" w:rsidR="00AB3F3E" w:rsidRDefault="00AB3F3E">
      <w:pPr>
        <w:spacing w:before="240" w:after="240"/>
      </w:pPr>
    </w:p>
    <w:p w14:paraId="31C74FF7" w14:textId="77777777" w:rsidR="00AB3F3E" w:rsidRDefault="002D4213">
      <w:pPr>
        <w:pStyle w:val="Heading2"/>
        <w:keepNext w:val="0"/>
        <w:keepLines w:val="0"/>
        <w:spacing w:after="80"/>
        <w:rPr>
          <w:b/>
          <w:bCs/>
          <w:sz w:val="34"/>
          <w:szCs w:val="34"/>
        </w:rPr>
      </w:pPr>
      <w:bookmarkStart w:id="17" w:name="_sz900csqsodx" w:colFirst="0" w:colLast="0"/>
      <w:bookmarkEnd w:id="17"/>
      <w:r>
        <w:rPr>
          <w:b/>
          <w:bCs/>
          <w:sz w:val="34"/>
          <w:szCs w:val="34"/>
        </w:rPr>
        <w:t>Is an investment mortgage the same as a regular mortgage?</w:t>
      </w:r>
    </w:p>
    <w:p w14:paraId="31C74FF8" w14:textId="77777777" w:rsidR="00AB3F3E" w:rsidRDefault="002D4213">
      <w:pPr>
        <w:spacing w:before="240" w:after="240"/>
      </w:pPr>
      <w:r>
        <w:t>While both types of mortgages help finance property purchases, investment mortgages differ fundamentally from regular residential mortgages in several important ways. Understanding these differences is crucial for investors planning their financing strategy and preparing for the application process.</w:t>
      </w:r>
    </w:p>
    <w:p w14:paraId="31C74FF9" w14:textId="77777777" w:rsidR="00AB3F3E" w:rsidRDefault="002D4213">
      <w:pPr>
        <w:spacing w:before="240" w:after="240"/>
      </w:pPr>
      <w:r>
        <w:t>The most significant distinction lies in risk assessment and pricing. Lenders consider investment properties inherently riskier than primary residences because historical data shows that borrowers are more likely to default on investment property mortgages during financial hardships. This increased risk translates to higher interest rates, typically running 0.5% to 0.75% above rates for primary residences, along with stricter qualification requirements.</w:t>
      </w:r>
    </w:p>
    <w:p w14:paraId="31C74FFA" w14:textId="77777777" w:rsidR="00AB3F3E" w:rsidRDefault="002D4213">
      <w:pPr>
        <w:spacing w:before="240" w:after="240"/>
      </w:pPr>
      <w:r>
        <w:t>Credit and income requirements also differ substantially. While residential mortgages might approve borrowers with credit scores in the mid-600s, investment property loans typically require scores of 680 or higher, with the best rates reserved for scores above 740. Income verification becomes more stringent, with lenders carefully evaluating both personal income and potential rental income from the property.</w:t>
      </w:r>
    </w:p>
    <w:p w14:paraId="31C74FFB" w14:textId="77777777" w:rsidR="00AB3F3E" w:rsidRDefault="002D4213">
      <w:pPr>
        <w:spacing w:before="240" w:after="240"/>
      </w:pPr>
      <w:r>
        <w:t>Down payment requirements reflect the higher risk profile of investment properties. While primary residence loans might allow down payments as low as 3% through certain programs, investment property mortgages typically require 15-25% down, depending on the property type and loan program. This higher equity requirement helps protect lenders and ensures investors have a significant stake in the property's success.</w:t>
      </w:r>
    </w:p>
    <w:p w14:paraId="31C74FFC" w14:textId="77777777" w:rsidR="00AB3F3E" w:rsidRDefault="002D4213">
      <w:pPr>
        <w:spacing w:before="240" w:after="240"/>
      </w:pPr>
      <w:r>
        <w:t>With these key differences in mind between regular and investment mortgages, let's explore the various types of investment property loans available and how to choose the best option for your investment goals.</w:t>
      </w:r>
    </w:p>
    <w:p w14:paraId="31C74FFD" w14:textId="77777777" w:rsidR="00AB3F3E" w:rsidRDefault="002D4213">
      <w:pPr>
        <w:pStyle w:val="Heading2"/>
        <w:keepNext w:val="0"/>
        <w:keepLines w:val="0"/>
        <w:spacing w:after="80"/>
        <w:rPr>
          <w:b/>
          <w:bCs/>
          <w:sz w:val="34"/>
          <w:szCs w:val="34"/>
        </w:rPr>
      </w:pPr>
      <w:bookmarkStart w:id="18" w:name="_50ojq6g1j35o" w:colFirst="0" w:colLast="0"/>
      <w:bookmarkEnd w:id="18"/>
      <w:r>
        <w:rPr>
          <w:b/>
          <w:bCs/>
          <w:sz w:val="34"/>
          <w:szCs w:val="34"/>
        </w:rPr>
        <w:t>What is an investment property loan?</w:t>
      </w:r>
    </w:p>
    <w:p w14:paraId="31C74FFE" w14:textId="77777777" w:rsidR="00AB3F3E" w:rsidRDefault="002D4213">
      <w:pPr>
        <w:spacing w:before="240" w:after="240"/>
      </w:pPr>
      <w:r>
        <w:t>Investment property loans are specialized financing products designed to help investors purchase income-generating properties. These loans come with distinct features and requirements that set them apart from traditional residential mortgages, reflecting the unique needs and risks of property investment. Understanding your options is crucial for making informed decisions that align with your investment strategy.</w:t>
      </w:r>
    </w:p>
    <w:p w14:paraId="31C74FFF" w14:textId="77777777" w:rsidR="00AB3F3E" w:rsidRDefault="002D4213">
      <w:pPr>
        <w:spacing w:before="240" w:after="240"/>
      </w:pPr>
      <w:r>
        <w:t xml:space="preserve">The range of available investment property loans has expanded significantly in recent years, offering investors more flexibility than ever before. From conventional loans backed by Fannie Mae to innovative DSCR programs that focus on property performance, each loan type serves </w:t>
      </w:r>
      <w:r>
        <w:lastRenderedPageBreak/>
        <w:t xml:space="preserve">different investor needs. Mortgage lenders like Cliffco Mortgage Bankers offer various programs, including conventional loans, </w:t>
      </w:r>
      <w:proofErr w:type="gramStart"/>
      <w:r>
        <w:t>Non-QM</w:t>
      </w:r>
      <w:proofErr w:type="gramEnd"/>
      <w:r>
        <w:t xml:space="preserve"> loans, renovation loans, and specialized products for different property types.</w:t>
      </w:r>
    </w:p>
    <w:p w14:paraId="31C75000" w14:textId="77777777" w:rsidR="00AB3F3E" w:rsidRDefault="002D4213">
      <w:pPr>
        <w:spacing w:before="240" w:after="240"/>
      </w:pPr>
      <w:r>
        <w:t>Selecting the right investment property loan requires careful consideration of several factors. Your credit profile, down payment capability, and income documentation all play crucial roles in determining which loan programs you might qualify for. Additionally, your investment strategy – whether it's long-term rental income, property appreciation, or fix-and-flip projects – should guide your choice of financing.</w:t>
      </w:r>
    </w:p>
    <w:p w14:paraId="31C75001" w14:textId="77777777" w:rsidR="00AB3F3E" w:rsidRDefault="002D4213">
      <w:pPr>
        <w:spacing w:before="240" w:after="240"/>
      </w:pPr>
      <w:r>
        <w:t>The property type itself significantly influences loan selection. Single-family rentals might qualify for conventional financing with competitive rates, while multi-family properties or commercial spaces might require specialized loan programs. Understanding how different property types align with various loan programs helps narrow down your options effectively.</w:t>
      </w:r>
    </w:p>
    <w:p w14:paraId="31C75002" w14:textId="77777777" w:rsidR="00AB3F3E" w:rsidRDefault="002D4213">
      <w:pPr>
        <w:spacing w:before="240" w:after="240"/>
      </w:pPr>
      <w:r>
        <w:t>Let's examine each major loan type in detail to understand their unique features, requirements, and ideal use cases for different investment scenarios.</w:t>
      </w:r>
    </w:p>
    <w:p w14:paraId="31C75003" w14:textId="77777777" w:rsidR="00AB3F3E" w:rsidRDefault="002D4213">
      <w:pPr>
        <w:pStyle w:val="Heading2"/>
        <w:keepNext w:val="0"/>
        <w:keepLines w:val="0"/>
        <w:spacing w:after="80"/>
        <w:rPr>
          <w:b/>
          <w:bCs/>
          <w:sz w:val="34"/>
          <w:szCs w:val="34"/>
        </w:rPr>
      </w:pPr>
      <w:bookmarkStart w:id="19" w:name="_murni4cyfukw" w:colFirst="0" w:colLast="0"/>
      <w:bookmarkEnd w:id="19"/>
      <w:r>
        <w:rPr>
          <w:b/>
          <w:bCs/>
          <w:sz w:val="34"/>
          <w:szCs w:val="34"/>
        </w:rPr>
        <w:t>Types of loans for an investment property</w:t>
      </w:r>
    </w:p>
    <w:p w14:paraId="31C75004" w14:textId="77777777" w:rsidR="00AB3F3E" w:rsidRDefault="002D4213">
      <w:pPr>
        <w:spacing w:before="240" w:after="240"/>
      </w:pPr>
      <w:r>
        <w:t>The lending market offers several distinct options for investment property financing. Conventional loans remain popular due to their competitive rates and standardized terms, typically requiring strong credit scores and significant down payments. These loans conform to Fannie Mae guidelines and offer predictable monthly mortgage payments. Many investors also consider using a home equity loan or cash out refinance on their primary residence as an alternative funding source for their investment property purch</w:t>
      </w:r>
      <w:r>
        <w:t>ase.</w:t>
      </w:r>
    </w:p>
    <w:p w14:paraId="31C75005" w14:textId="77777777" w:rsidR="00AB3F3E" w:rsidRDefault="002D4213">
      <w:pPr>
        <w:spacing w:before="240" w:after="240"/>
      </w:pPr>
      <w:r>
        <w:t>Non-QM loans serve investors who might not qualify through traditional channels. These flexible programs often focus on the property's potential rental income rather than the borrower's personal income, making them attractive for experienced investors managing multiple properties.</w:t>
      </w:r>
    </w:p>
    <w:p w14:paraId="31C75006" w14:textId="77777777" w:rsidR="00AB3F3E" w:rsidRDefault="002D4213">
      <w:pPr>
        <w:spacing w:before="240" w:after="240"/>
      </w:pPr>
      <w:r>
        <w:t>Renovation loans combine purchase and improvement costs into one loan, ideal for fix-and-flip strategies or value-add investments. FHA loans, while primarily for owner-occupied properties, can work for multi-family investments if the borrower lives in one unit. USDA loans offer options for eligible properties in rural areas, while hard money loans provide short-term financing for specific investment strategies.</w:t>
      </w:r>
    </w:p>
    <w:p w14:paraId="31C75007" w14:textId="77777777" w:rsidR="00AB3F3E" w:rsidRDefault="002D4213">
      <w:pPr>
        <w:spacing w:before="240" w:after="240"/>
      </w:pPr>
      <w:r>
        <w:t>Among these various financing options, DSCR loans have emerged as an increasingly popular choice for investors seeking to qualify based on property performance rather than personal income.</w:t>
      </w:r>
    </w:p>
    <w:p w14:paraId="31C75008" w14:textId="77777777" w:rsidR="00AB3F3E" w:rsidRDefault="002D4213">
      <w:pPr>
        <w:pStyle w:val="Heading2"/>
        <w:keepNext w:val="0"/>
        <w:keepLines w:val="0"/>
        <w:spacing w:after="80"/>
        <w:rPr>
          <w:b/>
          <w:bCs/>
          <w:sz w:val="34"/>
          <w:szCs w:val="34"/>
        </w:rPr>
      </w:pPr>
      <w:bookmarkStart w:id="20" w:name="_27ke61v8k0qg" w:colFirst="0" w:colLast="0"/>
      <w:bookmarkEnd w:id="20"/>
      <w:r>
        <w:rPr>
          <w:b/>
          <w:bCs/>
          <w:sz w:val="34"/>
          <w:szCs w:val="34"/>
        </w:rPr>
        <w:t>DSCR loan for investment property</w:t>
      </w:r>
    </w:p>
    <w:p w14:paraId="31C75009" w14:textId="77777777" w:rsidR="00AB3F3E" w:rsidRDefault="002D4213">
      <w:pPr>
        <w:spacing w:before="240" w:after="240"/>
      </w:pPr>
      <w:r>
        <w:lastRenderedPageBreak/>
        <w:t xml:space="preserve">The investment property lending market offers several distinct financing options, each designed to meet specific investor needs and situations. Understanding these options helps investors choose the most appropriate financing for their </w:t>
      </w:r>
      <w:proofErr w:type="gramStart"/>
      <w:r>
        <w:t>particular circumstances</w:t>
      </w:r>
      <w:proofErr w:type="gramEnd"/>
      <w:r>
        <w:t xml:space="preserve"> and investment goals.</w:t>
      </w:r>
    </w:p>
    <w:p w14:paraId="31C7500A" w14:textId="77777777" w:rsidR="00AB3F3E" w:rsidRDefault="002D4213">
      <w:pPr>
        <w:spacing w:before="240" w:after="240"/>
      </w:pPr>
      <w:r>
        <w:t>Conventional loans represent the most traditional financing path, offering competitive rates and standardized terms for qualified borrowers. These loans conform to Fannie Mae guidelines and typically require strong credit scores, significant down payments, and thorough income documentation. While they may have stricter requirements, conventional loans often provide the most favorable interest rates for well-qualified investors.</w:t>
      </w:r>
    </w:p>
    <w:p w14:paraId="31C7500B" w14:textId="77777777" w:rsidR="00AB3F3E" w:rsidRDefault="002D4213">
      <w:pPr>
        <w:spacing w:before="240" w:after="240"/>
      </w:pPr>
      <w:r>
        <w:t>Non-QM (Non-Qualified Mortgage) loans have emerged as a valuable alternative for investors who might not fit conventional lending criteria. These programs often focus more on the property's potential income than the borrower's personal income, making them particularly attractive for self-employed investors or those with complex income situations. Non-QM loans might also offer more flexible credit requirements, though they typically carry higher interest rates.</w:t>
      </w:r>
    </w:p>
    <w:p w14:paraId="31C7500C" w14:textId="77777777" w:rsidR="00AB3F3E" w:rsidRDefault="002D4213">
      <w:pPr>
        <w:spacing w:before="240" w:after="240"/>
      </w:pPr>
      <w:r>
        <w:t>Renovation loans combine purchase and improvement costs into a single loan, ideal for investors pursuing fix-and-flip strategies or value-add opportunities. These loans consider the property's after-repair value when determining loan amounts, allowing investors to finance both acquisition and renovation costs. Programs like FHA 203(k) loans and conventional renovation mortgages provide different options depending on the scope of improvements needed.</w:t>
      </w:r>
    </w:p>
    <w:p w14:paraId="31C7500D" w14:textId="77777777" w:rsidR="00AB3F3E" w:rsidRDefault="002D4213">
      <w:pPr>
        <w:spacing w:before="240" w:after="240"/>
      </w:pPr>
      <w:r>
        <w:t>To make the best choice among these loan programs, it's essential to understand the characteristics and requirements of different investment property types and how they align with various financing options.</w:t>
      </w:r>
    </w:p>
    <w:p w14:paraId="31C7500E" w14:textId="77777777" w:rsidR="00AB3F3E" w:rsidRDefault="002D4213">
      <w:pPr>
        <w:pStyle w:val="Heading2"/>
        <w:keepNext w:val="0"/>
        <w:keepLines w:val="0"/>
        <w:spacing w:after="80"/>
        <w:rPr>
          <w:b/>
          <w:bCs/>
          <w:sz w:val="34"/>
          <w:szCs w:val="34"/>
        </w:rPr>
      </w:pPr>
      <w:bookmarkStart w:id="21" w:name="_fzgqtf4vjni4" w:colFirst="0" w:colLast="0"/>
      <w:bookmarkEnd w:id="21"/>
      <w:r>
        <w:rPr>
          <w:b/>
          <w:bCs/>
          <w:sz w:val="34"/>
          <w:szCs w:val="34"/>
        </w:rPr>
        <w:t>Types Of Investment Properties</w:t>
      </w:r>
    </w:p>
    <w:p w14:paraId="31C7500F" w14:textId="77777777" w:rsidR="00AB3F3E" w:rsidRDefault="002D4213">
      <w:pPr>
        <w:spacing w:before="240" w:after="240"/>
      </w:pPr>
      <w:r>
        <w:t>The investment property market encompasses various property types, each offering distinct advantages and challenges for investors. Understanding these differences helps investors match their investment goals with appropriate properties and financing options.</w:t>
      </w:r>
    </w:p>
    <w:p w14:paraId="31C75010" w14:textId="77777777" w:rsidR="00AB3F3E" w:rsidRDefault="002D4213">
      <w:pPr>
        <w:spacing w:before="240" w:after="240"/>
      </w:pPr>
      <w:r>
        <w:t>Single-family rental properties continue to dominate the investment landscape, particularly for newer investors. These properties offer familiar territory for most investors, with straightforward management requirements and generally predictable maintenance costs. The market for single-family rentals remains strong across most regions, driven by consistent demand from tenants seeking more space and privacy than apartment living provides.</w:t>
      </w:r>
    </w:p>
    <w:p w14:paraId="31C75011" w14:textId="77777777" w:rsidR="00AB3F3E" w:rsidRDefault="002D4213">
      <w:pPr>
        <w:spacing w:before="240" w:after="240"/>
      </w:pPr>
      <w:r>
        <w:t>Multi-family properties, including duplexes, triplexes, and fourplexes, represent a step up in complexity but offer enhanced income potential through multiple rental units. These properties often qualify for residential financing while providing commercial-level returns, making them an attractive option for investors looking to maximize rental income. The ability to use FHA financing when occupying one unit makes multi-family properties particularly appealing to investors starting their real estate portfoli</w:t>
      </w:r>
      <w:r>
        <w:t>os.</w:t>
      </w:r>
    </w:p>
    <w:p w14:paraId="31C75012" w14:textId="77777777" w:rsidR="00AB3F3E" w:rsidRDefault="002D4213">
      <w:pPr>
        <w:spacing w:before="240" w:after="240"/>
      </w:pPr>
      <w:r>
        <w:lastRenderedPageBreak/>
        <w:t>Regardless of the property type you choose, understanding and meeting loan requirements is crucial for securing investment property financing.</w:t>
      </w:r>
    </w:p>
    <w:p w14:paraId="31C75013" w14:textId="77777777" w:rsidR="00AB3F3E" w:rsidRDefault="002D4213">
      <w:pPr>
        <w:pStyle w:val="Heading2"/>
        <w:keepNext w:val="0"/>
        <w:keepLines w:val="0"/>
        <w:spacing w:after="80"/>
        <w:rPr>
          <w:b/>
          <w:bCs/>
          <w:sz w:val="34"/>
          <w:szCs w:val="34"/>
        </w:rPr>
      </w:pPr>
      <w:bookmarkStart w:id="22" w:name="_244ikwma62hq" w:colFirst="0" w:colLast="0"/>
      <w:bookmarkEnd w:id="22"/>
      <w:proofErr w:type="gramStart"/>
      <w:r>
        <w:rPr>
          <w:b/>
          <w:bCs/>
          <w:sz w:val="34"/>
          <w:szCs w:val="34"/>
        </w:rPr>
        <w:t>Investment</w:t>
      </w:r>
      <w:proofErr w:type="gramEnd"/>
      <w:r>
        <w:rPr>
          <w:b/>
          <w:bCs/>
          <w:sz w:val="34"/>
          <w:szCs w:val="34"/>
        </w:rPr>
        <w:t xml:space="preserve"> property loan requirements and qualifications</w:t>
      </w:r>
    </w:p>
    <w:p w14:paraId="31C75014" w14:textId="77777777" w:rsidR="00AB3F3E" w:rsidRDefault="002D4213">
      <w:pPr>
        <w:spacing w:before="240" w:after="240"/>
      </w:pPr>
      <w:r>
        <w:t xml:space="preserve">Qualifying for an investment property loan requires meeting more stringent standards than those for primary residences. Credit requirements typically start with a minimum score of 680, though many lenders prefer scores above 720 for optimal rates. Your credit history receives </w:t>
      </w:r>
      <w:proofErr w:type="gramStart"/>
      <w:r>
        <w:t>particular scrutiny</w:t>
      </w:r>
      <w:proofErr w:type="gramEnd"/>
      <w:r>
        <w:t xml:space="preserve">, with lenders examining payment history, credit utilization, and length of credit history. Debt-to-income ratios usually must remain below 43%, even when including potential rental income from the investment property. This stricter DTI requirement helps ensure investors maintain adequate financial flexibility to handle unexpected expenses or </w:t>
      </w:r>
      <w:proofErr w:type="gramStart"/>
      <w:r>
        <w:t>vacancy periods</w:t>
      </w:r>
      <w:proofErr w:type="gramEnd"/>
      <w:r>
        <w:t>.</w:t>
      </w:r>
    </w:p>
    <w:p w14:paraId="31C75015" w14:textId="77777777" w:rsidR="00AB3F3E" w:rsidRDefault="002D4213">
      <w:pPr>
        <w:spacing w:before="240" w:after="240"/>
      </w:pPr>
      <w:r>
        <w:t>Cash reserves play a crucial role in qualification, with most lenders requiring six to twelve months of mortgage payments for each financed property. These reserves must be documented through bank statements, investment accounts, or other liquid assets. The reserve requirement ensures investors can maintain mortgage payments during property vacancies or market downturns. Additionally, some lenders may require separate reserves for maintenance and repairs.</w:t>
      </w:r>
    </w:p>
    <w:p w14:paraId="31C75016" w14:textId="77777777" w:rsidR="00AB3F3E" w:rsidRDefault="002D4213">
      <w:pPr>
        <w:spacing w:before="240" w:after="240"/>
      </w:pPr>
      <w:r>
        <w:t>Income verification has evolved to accommodate different types of investors. Traditional W-2 employees must provide recent pay stubs and two years of tax returns. Self-employed borrowers face more complex documentation requirements, often needing business tax returns, profit and loss statements, and bank statements. Some loan programs also consider rental income from existing investment properties, typically using 75% of verified rent to account for potential vacancies and expenses.</w:t>
      </w:r>
    </w:p>
    <w:p w14:paraId="31C75017" w14:textId="77777777" w:rsidR="00AB3F3E" w:rsidRDefault="002D4213">
      <w:pPr>
        <w:spacing w:before="240" w:after="240"/>
      </w:pPr>
      <w:r>
        <w:t>Understanding loan limits is crucial, as they vary by property type and location. Working with an experienced real estate agent who understands investment properties can help you identify properties that fall within these limits while meeting your investment criteria.</w:t>
      </w:r>
    </w:p>
    <w:p w14:paraId="31C75018" w14:textId="77777777" w:rsidR="00AB3F3E" w:rsidRDefault="002D4213">
      <w:pPr>
        <w:spacing w:before="240" w:after="240"/>
      </w:pPr>
      <w:r>
        <w:t>Investment property owners should consult with tax professionals about the ability to deduct mortgage interest and other expenses, as these deductions can significantly impact the overall return on investment.</w:t>
      </w:r>
    </w:p>
    <w:p w14:paraId="31C75019" w14:textId="77777777" w:rsidR="00AB3F3E" w:rsidRDefault="002D4213">
      <w:pPr>
        <w:spacing w:before="240" w:after="240"/>
      </w:pPr>
      <w:r>
        <w:t>With these requirements in mind, let's explore the step-by-step process of preparing for and successfully qualifying for an investment property loan.</w:t>
      </w:r>
    </w:p>
    <w:p w14:paraId="31C7501A" w14:textId="77777777" w:rsidR="00AB3F3E" w:rsidRDefault="002D4213">
      <w:pPr>
        <w:pStyle w:val="Heading2"/>
        <w:keepNext w:val="0"/>
        <w:keepLines w:val="0"/>
        <w:spacing w:after="80"/>
        <w:rPr>
          <w:b/>
          <w:bCs/>
          <w:sz w:val="34"/>
          <w:szCs w:val="34"/>
        </w:rPr>
      </w:pPr>
      <w:bookmarkStart w:id="23" w:name="_40xfy5j87h60" w:colFirst="0" w:colLast="0"/>
      <w:bookmarkEnd w:id="23"/>
      <w:r>
        <w:rPr>
          <w:b/>
          <w:bCs/>
          <w:sz w:val="34"/>
          <w:szCs w:val="34"/>
        </w:rPr>
        <w:t>How to Qualify for an Investment Property Loan</w:t>
      </w:r>
    </w:p>
    <w:p w14:paraId="31C7501B" w14:textId="77777777" w:rsidR="00AB3F3E" w:rsidRDefault="002D4213">
      <w:pPr>
        <w:spacing w:before="240" w:after="240"/>
      </w:pPr>
      <w:r>
        <w:t>Successfully qualifying for an investment property loan requires careful preparation and strategic planning. The process begins well before submitting a loan application, often starting months in advance to ensure all financial elements align with lender requirements.</w:t>
      </w:r>
    </w:p>
    <w:p w14:paraId="31C7501C" w14:textId="77777777" w:rsidR="00AB3F3E" w:rsidRDefault="002D4213">
      <w:pPr>
        <w:spacing w:before="240" w:after="240"/>
      </w:pPr>
      <w:r>
        <w:lastRenderedPageBreak/>
        <w:t>Start by strengthening your financial position through targeted improvements to your credit profile. This includes paying down existing debt, ensuring timely payments on all obligations, and avoiding new credit applications. Focus on building substantial cash reserves beyond the required down payment, as strong liquid assets can often compensate for weaknesses in other areas of your application.</w:t>
      </w:r>
    </w:p>
    <w:p w14:paraId="31C7501D" w14:textId="77777777" w:rsidR="00AB3F3E" w:rsidRDefault="002D4213">
      <w:pPr>
        <w:spacing w:before="240" w:after="240"/>
      </w:pPr>
      <w:r>
        <w:t>Documentation preparation plays a crucial role in the qualification process. Gather comprehensive records including:</w:t>
      </w:r>
    </w:p>
    <w:p w14:paraId="31C7501E" w14:textId="77777777" w:rsidR="00AB3F3E" w:rsidRDefault="002D4213">
      <w:pPr>
        <w:numPr>
          <w:ilvl w:val="0"/>
          <w:numId w:val="1"/>
        </w:numPr>
        <w:spacing w:before="240"/>
      </w:pPr>
      <w:r>
        <w:t>Two years of personal and business tax returns</w:t>
      </w:r>
    </w:p>
    <w:p w14:paraId="31C7501F" w14:textId="77777777" w:rsidR="00AB3F3E" w:rsidRDefault="002D4213">
      <w:pPr>
        <w:numPr>
          <w:ilvl w:val="0"/>
          <w:numId w:val="1"/>
        </w:numPr>
      </w:pPr>
      <w:r>
        <w:t>Recent pay stubs or profit and loss statements</w:t>
      </w:r>
    </w:p>
    <w:p w14:paraId="31C75020" w14:textId="77777777" w:rsidR="00AB3F3E" w:rsidRDefault="002D4213">
      <w:pPr>
        <w:numPr>
          <w:ilvl w:val="0"/>
          <w:numId w:val="1"/>
        </w:numPr>
      </w:pPr>
      <w:r>
        <w:t>Bank statements showing consistent income and savings</w:t>
      </w:r>
    </w:p>
    <w:p w14:paraId="31C75021" w14:textId="77777777" w:rsidR="00AB3F3E" w:rsidRDefault="002D4213">
      <w:pPr>
        <w:numPr>
          <w:ilvl w:val="0"/>
          <w:numId w:val="1"/>
        </w:numPr>
      </w:pPr>
      <w:r>
        <w:t>Current lease agreements from existing rental properties</w:t>
      </w:r>
    </w:p>
    <w:p w14:paraId="31C75022" w14:textId="77777777" w:rsidR="00AB3F3E" w:rsidRDefault="002D4213">
      <w:pPr>
        <w:numPr>
          <w:ilvl w:val="0"/>
          <w:numId w:val="1"/>
        </w:numPr>
      </w:pPr>
      <w:r>
        <w:t>Documentation of other income sources</w:t>
      </w:r>
    </w:p>
    <w:p w14:paraId="31C75023" w14:textId="77777777" w:rsidR="00AB3F3E" w:rsidRDefault="002D4213">
      <w:pPr>
        <w:numPr>
          <w:ilvl w:val="0"/>
          <w:numId w:val="1"/>
        </w:numPr>
      </w:pPr>
      <w:r>
        <w:t>Asset statements showing reserve funds</w:t>
      </w:r>
    </w:p>
    <w:p w14:paraId="31C75024" w14:textId="77777777" w:rsidR="00AB3F3E" w:rsidRDefault="002D4213">
      <w:pPr>
        <w:numPr>
          <w:ilvl w:val="0"/>
          <w:numId w:val="1"/>
        </w:numPr>
        <w:spacing w:after="240"/>
      </w:pPr>
      <w:r>
        <w:t>Current property insurance information</w:t>
      </w:r>
    </w:p>
    <w:p w14:paraId="31C75025" w14:textId="77777777" w:rsidR="00AB3F3E" w:rsidRDefault="002D4213">
      <w:pPr>
        <w:spacing w:before="240" w:after="240"/>
      </w:pPr>
      <w:r>
        <w:t>Market research becomes equally important when seeking investment property financing. Lenders want to see that you understand the local real estate market and have a solid business plan. This includes:</w:t>
      </w:r>
    </w:p>
    <w:p w14:paraId="31C75026" w14:textId="77777777" w:rsidR="00AB3F3E" w:rsidRDefault="002D4213">
      <w:pPr>
        <w:numPr>
          <w:ilvl w:val="0"/>
          <w:numId w:val="4"/>
        </w:numPr>
        <w:spacing w:before="240"/>
      </w:pPr>
      <w:r>
        <w:t>Analyzing comparable property values in the target area</w:t>
      </w:r>
    </w:p>
    <w:p w14:paraId="31C75027" w14:textId="77777777" w:rsidR="00AB3F3E" w:rsidRDefault="002D4213">
      <w:pPr>
        <w:numPr>
          <w:ilvl w:val="0"/>
          <w:numId w:val="4"/>
        </w:numPr>
      </w:pPr>
      <w:r>
        <w:t>Researching local rental rates and vacancy rates</w:t>
      </w:r>
    </w:p>
    <w:p w14:paraId="31C75028" w14:textId="77777777" w:rsidR="00AB3F3E" w:rsidRDefault="002D4213">
      <w:pPr>
        <w:numPr>
          <w:ilvl w:val="0"/>
          <w:numId w:val="4"/>
        </w:numPr>
      </w:pPr>
      <w:r>
        <w:t>Understanding neighborhood demographics and trends</w:t>
      </w:r>
    </w:p>
    <w:p w14:paraId="31C75029" w14:textId="77777777" w:rsidR="00AB3F3E" w:rsidRDefault="002D4213">
      <w:pPr>
        <w:numPr>
          <w:ilvl w:val="0"/>
          <w:numId w:val="4"/>
        </w:numPr>
      </w:pPr>
      <w:r>
        <w:t>Calculating potential return on investment</w:t>
      </w:r>
    </w:p>
    <w:p w14:paraId="31C7502A" w14:textId="77777777" w:rsidR="00AB3F3E" w:rsidRDefault="002D4213">
      <w:pPr>
        <w:numPr>
          <w:ilvl w:val="0"/>
          <w:numId w:val="4"/>
        </w:numPr>
      </w:pPr>
      <w:r>
        <w:t>Developing a clear property management strategy</w:t>
      </w:r>
    </w:p>
    <w:p w14:paraId="31C7502B" w14:textId="77777777" w:rsidR="00AB3F3E" w:rsidRDefault="002D4213">
      <w:pPr>
        <w:numPr>
          <w:ilvl w:val="0"/>
          <w:numId w:val="4"/>
        </w:numPr>
        <w:spacing w:after="240"/>
      </w:pPr>
      <w:r>
        <w:t>Creating contingency plans for various scenarios</w:t>
      </w:r>
    </w:p>
    <w:p w14:paraId="31C7502C" w14:textId="77777777" w:rsidR="00AB3F3E" w:rsidRDefault="002D4213">
      <w:pPr>
        <w:spacing w:before="240" w:after="240"/>
      </w:pPr>
      <w:r>
        <w:t>Working with experienced mortgage lenders familiar with investment properties can significantly improve your chances of approval. They can help identify the most appropriate loan programs for your situation and guide you through potential qualification challenges. Many successful investors establish relationships with multiple lenders to ensure access to various financing options as their portfolios grow.</w:t>
      </w:r>
    </w:p>
    <w:p w14:paraId="31C7502D" w14:textId="77777777" w:rsidR="00AB3F3E" w:rsidRDefault="002D4213">
      <w:pPr>
        <w:spacing w:before="240" w:after="240"/>
      </w:pPr>
      <w:r>
        <w:t>Remember that qualifying for an investment property loan is often an iterative process. If your first application faces challenges, work with your lender to identify specific improvements needed for approval. This might involve increasing your down payment, strengthening your cash reserves, or waiting for credit improvements to take effect.</w:t>
      </w:r>
    </w:p>
    <w:p w14:paraId="31C7502E" w14:textId="77777777" w:rsidR="00AB3F3E" w:rsidRDefault="002D4213">
      <w:pPr>
        <w:spacing w:before="240" w:after="240"/>
      </w:pPr>
      <w:r>
        <w:t>Speaking of down payments, one of the most common questions from new investors concerns the possibility of purchasing an investment property with less than the traditional 20% down payment.</w:t>
      </w:r>
    </w:p>
    <w:p w14:paraId="31C7502F" w14:textId="77777777" w:rsidR="00AB3F3E" w:rsidRDefault="002D4213">
      <w:pPr>
        <w:pStyle w:val="Heading2"/>
        <w:keepNext w:val="0"/>
        <w:keepLines w:val="0"/>
        <w:spacing w:after="80"/>
        <w:rPr>
          <w:b/>
          <w:bCs/>
          <w:sz w:val="34"/>
          <w:szCs w:val="34"/>
        </w:rPr>
      </w:pPr>
      <w:bookmarkStart w:id="24" w:name="_w3mczjoxoy87" w:colFirst="0" w:colLast="0"/>
      <w:bookmarkEnd w:id="24"/>
      <w:r>
        <w:rPr>
          <w:b/>
          <w:bCs/>
          <w:sz w:val="34"/>
          <w:szCs w:val="34"/>
        </w:rPr>
        <w:t>Can I put less than 20% down on an investment property?</w:t>
      </w:r>
    </w:p>
    <w:p w14:paraId="31C75030" w14:textId="77777777" w:rsidR="00AB3F3E" w:rsidRDefault="002D4213">
      <w:pPr>
        <w:spacing w:before="240" w:after="240"/>
      </w:pPr>
      <w:r>
        <w:lastRenderedPageBreak/>
        <w:t>While investment properties traditionally require a 20% down payment, several options exist for investors seeking lower down payment requirements. Most conventional lenders prefer larger down payments for investment properties due to increased risk, but alternative financing solutions can offer more flexibility.</w:t>
      </w:r>
    </w:p>
    <w:p w14:paraId="31C75031" w14:textId="77777777" w:rsidR="00AB3F3E" w:rsidRDefault="002D4213">
      <w:pPr>
        <w:spacing w:before="240" w:after="240"/>
      </w:pPr>
      <w:r>
        <w:t>One popular strategy involves using FHA loans for multi-family properties when the investor plans to occupy one unit. This approach allows for down payments as low as 3.5%, though it requires meeting owner-occupancy requirements. Private lenders and portfolio loans might also offer lower down payment options, typically offset by higher interest rates or stricter qualifying criteria.</w:t>
      </w:r>
    </w:p>
    <w:p w14:paraId="31C75032" w14:textId="77777777" w:rsidR="00AB3F3E" w:rsidRDefault="002D4213">
      <w:pPr>
        <w:spacing w:before="240" w:after="240"/>
      </w:pPr>
      <w:r>
        <w:t xml:space="preserve">To understand exactly what you'll need to bring to the table, let's look at the specific minimum down payment requirements across different investment </w:t>
      </w:r>
      <w:proofErr w:type="gramStart"/>
      <w:r>
        <w:t>property loan</w:t>
      </w:r>
      <w:proofErr w:type="gramEnd"/>
      <w:r>
        <w:t xml:space="preserve"> types.</w:t>
      </w:r>
    </w:p>
    <w:p w14:paraId="31C75033" w14:textId="77777777" w:rsidR="00AB3F3E" w:rsidRDefault="002D4213">
      <w:pPr>
        <w:pStyle w:val="Heading2"/>
        <w:keepNext w:val="0"/>
        <w:keepLines w:val="0"/>
        <w:spacing w:after="80"/>
        <w:rPr>
          <w:b/>
          <w:bCs/>
          <w:sz w:val="34"/>
          <w:szCs w:val="34"/>
        </w:rPr>
      </w:pPr>
      <w:bookmarkStart w:id="25" w:name="_zi212c2cqt3d" w:colFirst="0" w:colLast="0"/>
      <w:bookmarkEnd w:id="25"/>
      <w:r>
        <w:rPr>
          <w:b/>
          <w:bCs/>
          <w:sz w:val="34"/>
          <w:szCs w:val="34"/>
        </w:rPr>
        <w:t>What is the minimum down payment for an investment property?</w:t>
      </w:r>
    </w:p>
    <w:p w14:paraId="31C75034" w14:textId="77777777" w:rsidR="00AB3F3E" w:rsidRDefault="002D4213">
      <w:pPr>
        <w:spacing w:before="240" w:after="240"/>
      </w:pPr>
      <w:r>
        <w:t>For conventional investment mortgages, expect minimum down payments of 15% for single-family properties and 25% for multi-family properties. These requirements reflect lenders' risk assessment of investment properties compared to owner-occupied homes. Some non-QM and portfolio lenders might consider down payments as low as 10% for highly qualified borrowers, though these programs typically charge higher interest rates to offset the increased risk.</w:t>
      </w:r>
    </w:p>
    <w:p w14:paraId="31C75035" w14:textId="77777777" w:rsidR="00AB3F3E" w:rsidRDefault="002D4213">
      <w:pPr>
        <w:spacing w:before="240" w:after="240"/>
      </w:pPr>
      <w:r>
        <w:t>While traditional investment loans require substantial down payments, many investors explore FHA loans as an alternative path to property investment – but there are important considerations to understand.</w:t>
      </w:r>
    </w:p>
    <w:p w14:paraId="31C75036" w14:textId="77777777" w:rsidR="00AB3F3E" w:rsidRDefault="002D4213">
      <w:pPr>
        <w:pStyle w:val="Heading2"/>
        <w:keepNext w:val="0"/>
        <w:keepLines w:val="0"/>
        <w:spacing w:after="80"/>
        <w:rPr>
          <w:b/>
          <w:bCs/>
          <w:sz w:val="34"/>
          <w:szCs w:val="34"/>
        </w:rPr>
      </w:pPr>
      <w:bookmarkStart w:id="26" w:name="_2651v33d5pxw" w:colFirst="0" w:colLast="0"/>
      <w:bookmarkEnd w:id="26"/>
      <w:r>
        <w:rPr>
          <w:b/>
          <w:bCs/>
          <w:sz w:val="34"/>
          <w:szCs w:val="34"/>
        </w:rPr>
        <w:t>Can you use an FHA loan for an investment property?</w:t>
      </w:r>
    </w:p>
    <w:p w14:paraId="31C75037" w14:textId="77777777" w:rsidR="00AB3F3E" w:rsidRDefault="002D4213">
      <w:pPr>
        <w:spacing w:before="240" w:after="240"/>
      </w:pPr>
      <w:r>
        <w:t>FHA loans primarily serve owner-occupied properties, but they offer a unique opportunity for investment through multi-family properties. By purchasing a multi-family property and living in one unit, investors can access FHA's favorable terms, including down payments as low as 3.5% and more lenient credit requirements.</w:t>
      </w:r>
    </w:p>
    <w:p w14:paraId="31C75038" w14:textId="77777777" w:rsidR="00AB3F3E" w:rsidRDefault="002D4213">
      <w:pPr>
        <w:spacing w:before="240" w:after="240"/>
      </w:pPr>
      <w:r>
        <w:t>This strategy, often called "house hacking," requires occupying one unit as your primary residence for at least one year. While this approach involves a lifestyle commitment, it provides an excellent entry point into real estate investing with lower upfront costs and better loan terms than traditional investment property mortgages.</w:t>
      </w:r>
    </w:p>
    <w:p w14:paraId="31C75039" w14:textId="77777777" w:rsidR="00AB3F3E" w:rsidRDefault="002D4213">
      <w:pPr>
        <w:spacing w:before="240" w:after="240"/>
      </w:pPr>
      <w:r>
        <w:t>To better understand how these various loan programs work in practice, let's examine some real-world examples of investment property financing.</w:t>
      </w:r>
    </w:p>
    <w:p w14:paraId="31C7503A" w14:textId="77777777" w:rsidR="00AB3F3E" w:rsidRDefault="002D4213">
      <w:pPr>
        <w:pStyle w:val="Heading2"/>
        <w:keepNext w:val="0"/>
        <w:keepLines w:val="0"/>
        <w:spacing w:after="80"/>
        <w:rPr>
          <w:b/>
          <w:bCs/>
          <w:sz w:val="34"/>
          <w:szCs w:val="34"/>
        </w:rPr>
      </w:pPr>
      <w:bookmarkStart w:id="27" w:name="_1o76msv5ve5k" w:colFirst="0" w:colLast="0"/>
      <w:bookmarkEnd w:id="27"/>
      <w:r>
        <w:rPr>
          <w:b/>
          <w:bCs/>
          <w:sz w:val="34"/>
          <w:szCs w:val="34"/>
        </w:rPr>
        <w:t>What is an example of an investment loan?</w:t>
      </w:r>
    </w:p>
    <w:p w14:paraId="31C7503B" w14:textId="77777777" w:rsidR="00AB3F3E" w:rsidRDefault="002D4213">
      <w:pPr>
        <w:spacing w:before="240" w:after="240"/>
      </w:pPr>
      <w:r>
        <w:lastRenderedPageBreak/>
        <w:t>Consider a typical investment scenario: An investor purchases a single-family rental property for $300,000 using a conventional investment mortgage. With a 20% down payment ($60,000), they secure a 30-year fixed-rate loan at 6.5% for the remaining $240,000. This results in monthly payments of approximately $1,517, not including taxes and insurance.</w:t>
      </w:r>
    </w:p>
    <w:p w14:paraId="31C7503C" w14:textId="77777777" w:rsidR="00AB3F3E" w:rsidRDefault="002D4213">
      <w:pPr>
        <w:spacing w:before="240" w:after="240"/>
      </w:pPr>
      <w:r>
        <w:t xml:space="preserve">Another example involves a DSCR loan for a duplex </w:t>
      </w:r>
      <w:proofErr w:type="gramStart"/>
      <w:r>
        <w:t>priced</w:t>
      </w:r>
      <w:proofErr w:type="gramEnd"/>
      <w:r>
        <w:t xml:space="preserve"> </w:t>
      </w:r>
      <w:proofErr w:type="gramStart"/>
      <w:r>
        <w:t>at</w:t>
      </w:r>
      <w:proofErr w:type="gramEnd"/>
      <w:r>
        <w:t xml:space="preserve"> $400,000. If the property generates $4,000 monthly in total rental income and has a monthly mortgage payment of $2,800 including taxes and insurance, the DSCR would be 1.43, exceeding typical minimum requirements and qualifying for financing based on the property's income potential rather than the borrower's personal income.</w:t>
      </w:r>
    </w:p>
    <w:p w14:paraId="31C7503D" w14:textId="77777777" w:rsidR="00AB3F3E" w:rsidRDefault="002D4213">
      <w:pPr>
        <w:spacing w:before="240" w:after="240"/>
      </w:pPr>
      <w:r>
        <w:t>With these examples in mind, let's explore how to choose the right mortgage type for your specific investment goals and circumstances.</w:t>
      </w:r>
    </w:p>
    <w:p w14:paraId="31C7503E" w14:textId="77777777" w:rsidR="00AB3F3E" w:rsidRDefault="002D4213">
      <w:pPr>
        <w:pStyle w:val="Heading2"/>
        <w:keepNext w:val="0"/>
        <w:keepLines w:val="0"/>
        <w:spacing w:after="80"/>
        <w:rPr>
          <w:b/>
          <w:bCs/>
          <w:sz w:val="34"/>
          <w:szCs w:val="34"/>
        </w:rPr>
      </w:pPr>
      <w:bookmarkStart w:id="28" w:name="_wjxyd7hyuys" w:colFirst="0" w:colLast="0"/>
      <w:bookmarkEnd w:id="28"/>
      <w:r>
        <w:rPr>
          <w:b/>
          <w:bCs/>
          <w:sz w:val="34"/>
          <w:szCs w:val="34"/>
        </w:rPr>
        <w:t>What type of mortgage should I get for an investment property?</w:t>
      </w:r>
    </w:p>
    <w:p w14:paraId="31C7503F" w14:textId="77777777" w:rsidR="00AB3F3E" w:rsidRDefault="002D4213">
      <w:pPr>
        <w:spacing w:before="240" w:after="240"/>
      </w:pPr>
      <w:r>
        <w:t>Selecting the right mortgage for your investment property requires careful consideration of your investment goals, financial situation, and the specific property you're targeting. Each loan type offers distinct advantages and potential challenges that can significantly impact your investment's success.</w:t>
      </w:r>
    </w:p>
    <w:p w14:paraId="31C75040" w14:textId="77777777" w:rsidR="00AB3F3E" w:rsidRDefault="002D4213">
      <w:pPr>
        <w:spacing w:before="240" w:after="240"/>
      </w:pPr>
      <w:r>
        <w:t>Conventional loans often prove ideal for investors with strong credit profiles and substantial down payments. These loans typically offer the most competitive interest rates and predictable monthly mortgage payments through fixed-rate terms. While they require higher credit scores (typically 680 or above) and thorough income documentation, the long-term benefits of lower interest rates can significantly impact your investment returns. Conventional loans work particularly well for single-family rentals and s</w:t>
      </w:r>
      <w:r>
        <w:t>mall multi-family properties where steady, long-term income is the primary goal.</w:t>
      </w:r>
    </w:p>
    <w:p w14:paraId="31C75041" w14:textId="77777777" w:rsidR="00AB3F3E" w:rsidRDefault="002D4213">
      <w:pPr>
        <w:spacing w:before="240" w:after="240"/>
      </w:pPr>
      <w:r>
        <w:t>Non-QM loans have become increasingly valuable for experienced real estate investors, particularly those with complex income situations or multiple investment properties. These loans focus more on the property's potential to generate rental income rather than the borrower's personal income, making them attractive for portfolio expansion. While interest rates may be higher than conventional loans, the flexibility in qualification can outweigh this cost for many investors, especially those who are self-employ</w:t>
      </w:r>
      <w:r>
        <w:t>ed or have irregular income patterns.</w:t>
      </w:r>
    </w:p>
    <w:p w14:paraId="31C75042" w14:textId="77777777" w:rsidR="00AB3F3E" w:rsidRDefault="002D4213">
      <w:pPr>
        <w:spacing w:before="240" w:after="240"/>
      </w:pPr>
      <w:r>
        <w:t>DSCR loans deserve special consideration for investors focused on cash flow properties. These loans evaluate the property's income potential relative to its expenses, making them particularly suitable for experienced investors with strong business plans. Properties typically need to demonstrate a debt service coverage ratio of at least 1.25, meaning the property generates 25% more income than its total mortgage payment. This approach can streamline the approval process and allow for portfolio scaling withou</w:t>
      </w:r>
      <w:r>
        <w:t>t the traditional income verification requirements.</w:t>
      </w:r>
    </w:p>
    <w:p w14:paraId="31C75043" w14:textId="77777777" w:rsidR="00AB3F3E" w:rsidRDefault="002D4213">
      <w:pPr>
        <w:spacing w:before="240" w:after="240"/>
      </w:pPr>
      <w:r>
        <w:lastRenderedPageBreak/>
        <w:t>Renovation loans become essential when considering properties that need significant improvements. These specialized loans combine the purchase price and improvement costs into a single loan, simplifying the financing process for fix-and-flip or value-add investments. While they may carry higher interest rates and require detailed renovation plans, they provide the necessary funding to transform undervalued properties into profitable investments.</w:t>
      </w:r>
    </w:p>
    <w:p w14:paraId="31C75044" w14:textId="77777777" w:rsidR="00AB3F3E" w:rsidRDefault="002D4213">
      <w:pPr>
        <w:spacing w:before="240" w:after="240"/>
      </w:pPr>
      <w:r>
        <w:t xml:space="preserve">First-time investment property buyers might consider owner-occupied strategies using FHA loans for multi-family properties. This approach allows for lower down payments and more favorable terms, though it requires living in one unit of the property. While this option requires </w:t>
      </w:r>
      <w:proofErr w:type="gramStart"/>
      <w:r>
        <w:t>a lifestyle</w:t>
      </w:r>
      <w:proofErr w:type="gramEnd"/>
      <w:r>
        <w:t xml:space="preserve"> commitment, it can serve as an excellent entry point into real estate investing, allowing you to gain experience while building equity.</w:t>
      </w:r>
    </w:p>
    <w:p w14:paraId="31C75045" w14:textId="77777777" w:rsidR="00AB3F3E" w:rsidRDefault="002D4213">
      <w:pPr>
        <w:spacing w:before="240" w:after="240"/>
      </w:pPr>
      <w:r>
        <w:t>The choice of mortgage type should align with both your immediate financial capabilities and long-term investment strategy. Consider factors such as:</w:t>
      </w:r>
    </w:p>
    <w:p w14:paraId="31C75046" w14:textId="77777777" w:rsidR="00AB3F3E" w:rsidRDefault="002D4213">
      <w:pPr>
        <w:numPr>
          <w:ilvl w:val="0"/>
          <w:numId w:val="2"/>
        </w:numPr>
        <w:spacing w:before="240"/>
      </w:pPr>
      <w:r>
        <w:t>Your intended hold period for the property</w:t>
      </w:r>
    </w:p>
    <w:p w14:paraId="31C75047" w14:textId="77777777" w:rsidR="00AB3F3E" w:rsidRDefault="002D4213">
      <w:pPr>
        <w:numPr>
          <w:ilvl w:val="0"/>
          <w:numId w:val="2"/>
        </w:numPr>
      </w:pPr>
      <w:r>
        <w:t>Your tolerance for payment fluctuations</w:t>
      </w:r>
    </w:p>
    <w:p w14:paraId="31C75048" w14:textId="77777777" w:rsidR="00AB3F3E" w:rsidRDefault="002D4213">
      <w:pPr>
        <w:numPr>
          <w:ilvl w:val="0"/>
          <w:numId w:val="2"/>
        </w:numPr>
      </w:pPr>
      <w:r>
        <w:t>Future portfolio expansion plans</w:t>
      </w:r>
    </w:p>
    <w:p w14:paraId="31C75049" w14:textId="77777777" w:rsidR="00AB3F3E" w:rsidRDefault="002D4213">
      <w:pPr>
        <w:numPr>
          <w:ilvl w:val="0"/>
          <w:numId w:val="2"/>
        </w:numPr>
      </w:pPr>
      <w:r>
        <w:t>Available down payment and reserves</w:t>
      </w:r>
    </w:p>
    <w:p w14:paraId="31C7504A" w14:textId="77777777" w:rsidR="00AB3F3E" w:rsidRDefault="002D4213">
      <w:pPr>
        <w:numPr>
          <w:ilvl w:val="0"/>
          <w:numId w:val="2"/>
        </w:numPr>
      </w:pPr>
      <w:r>
        <w:t>Current and projected rental market conditions</w:t>
      </w:r>
    </w:p>
    <w:p w14:paraId="31C7504B" w14:textId="77777777" w:rsidR="00AB3F3E" w:rsidRDefault="002D4213">
      <w:pPr>
        <w:numPr>
          <w:ilvl w:val="0"/>
          <w:numId w:val="2"/>
        </w:numPr>
        <w:spacing w:after="240"/>
      </w:pPr>
      <w:r>
        <w:t>Your experience level in real estate investing</w:t>
      </w:r>
    </w:p>
    <w:p w14:paraId="31C7504C" w14:textId="77777777" w:rsidR="00AB3F3E" w:rsidRDefault="002D4213">
      <w:pPr>
        <w:spacing w:before="240" w:after="240"/>
      </w:pPr>
      <w:r>
        <w:t>Working with experienced mortgage lenders who understand various investment property loan programs can help identify the most appropriate financing solution for your specific situation and goals.</w:t>
      </w:r>
    </w:p>
    <w:p w14:paraId="31C7504D" w14:textId="77777777" w:rsidR="00AB3F3E" w:rsidRDefault="002D4213">
      <w:pPr>
        <w:pStyle w:val="Heading2"/>
        <w:keepNext w:val="0"/>
        <w:keepLines w:val="0"/>
        <w:spacing w:after="80"/>
        <w:rPr>
          <w:b/>
          <w:bCs/>
          <w:sz w:val="34"/>
          <w:szCs w:val="34"/>
        </w:rPr>
      </w:pPr>
      <w:bookmarkStart w:id="29" w:name="_jojk2av10m4c" w:colFirst="0" w:colLast="0"/>
      <w:bookmarkEnd w:id="29"/>
      <w:r>
        <w:rPr>
          <w:b/>
          <w:bCs/>
          <w:sz w:val="34"/>
          <w:szCs w:val="34"/>
        </w:rPr>
        <w:t>Conclusion</w:t>
      </w:r>
    </w:p>
    <w:p w14:paraId="31C7504E" w14:textId="77777777" w:rsidR="00AB3F3E" w:rsidRDefault="002D4213">
      <w:pPr>
        <w:spacing w:before="240" w:after="240"/>
      </w:pPr>
      <w:r>
        <w:t>Investment mortgages present diverse opportunities for building wealth through real estate, offering various pathways for both new and experienced investors. Understanding the different loan types, requirements, and qualification criteria helps investors make informed decisions about their property investments and financing strategies.</w:t>
      </w:r>
    </w:p>
    <w:p w14:paraId="31C7504F" w14:textId="77777777" w:rsidR="00AB3F3E" w:rsidRDefault="002D4213">
      <w:pPr>
        <w:spacing w:before="240" w:after="240"/>
      </w:pPr>
      <w:r>
        <w:t>Success in investment property financing requires careful consideration of your financial position, investment goals, and specific loan requirements. Whether starting with your first investment property or expanding an existing portfolio, working with experienced mortgage lenders who understand these specialized loans can significantly impact your real estate investment success.</w:t>
      </w:r>
    </w:p>
    <w:p w14:paraId="31C75050" w14:textId="77777777" w:rsidR="00AB3F3E" w:rsidRDefault="002D4213">
      <w:pPr>
        <w:spacing w:before="240" w:after="240"/>
      </w:pPr>
      <w:r>
        <w:t xml:space="preserve">Remember that while qualifying for an investment mortgage may be more challenging than a primary residence loan, the potential for building long-term wealth through real estate </w:t>
      </w:r>
      <w:proofErr w:type="gramStart"/>
      <w:r>
        <w:t>investing</w:t>
      </w:r>
      <w:proofErr w:type="gramEnd"/>
      <w:r>
        <w:t xml:space="preserve"> often justifies the extra effort and stricter requirements. By carefully evaluating your options, preparing thorough documentation, and ensuring adequate resources for both down payment and reserves, you can position yourself for success in real estate investing.</w:t>
      </w:r>
    </w:p>
    <w:p w14:paraId="31C75051" w14:textId="77777777" w:rsidR="00AB3F3E" w:rsidRDefault="002D4213">
      <w:pPr>
        <w:spacing w:before="240" w:after="240"/>
      </w:pPr>
      <w:r>
        <w:lastRenderedPageBreak/>
        <w:t xml:space="preserve">Take the next step in your real estate investment journey by contacting the experienced team at Cliffco Mortgage Bankers. Our mortgage professionals specialize in investment property financing and can help you navigate loan options including conventional, FHA, renovation, and </w:t>
      </w:r>
      <w:proofErr w:type="gramStart"/>
      <w:r>
        <w:t>Non-QM</w:t>
      </w:r>
      <w:proofErr w:type="gramEnd"/>
      <w:r>
        <w:t xml:space="preserve"> programs. </w:t>
      </w:r>
    </w:p>
    <w:p w14:paraId="31C75052" w14:textId="77777777" w:rsidR="00AB3F3E" w:rsidRDefault="002D4213">
      <w:pPr>
        <w:spacing w:before="240" w:after="240"/>
      </w:pPr>
      <w:r>
        <w:t>Contact Cliffco Mortgage Bankers today to discuss your investment goals and discover the financing solution that best fits your needs.</w:t>
      </w:r>
    </w:p>
    <w:p w14:paraId="31C75053" w14:textId="77777777" w:rsidR="00AB3F3E" w:rsidRDefault="00AB3F3E">
      <w:pPr>
        <w:spacing w:before="240" w:after="240"/>
      </w:pPr>
    </w:p>
    <w:p w14:paraId="31C75054" w14:textId="77777777" w:rsidR="00AB3F3E" w:rsidRDefault="002D4213">
      <w:pPr>
        <w:spacing w:before="240" w:after="240"/>
      </w:pPr>
      <w:r>
        <w:rPr>
          <w:noProof/>
        </w:rPr>
        <w:drawing>
          <wp:inline distT="114300" distB="114300" distL="114300" distR="114300" wp14:anchorId="31C75056" wp14:editId="31C75057">
            <wp:extent cx="1738313" cy="490293"/>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38313" cy="490293"/>
                    </a:xfrm>
                    <a:prstGeom prst="rect">
                      <a:avLst/>
                    </a:prstGeom>
                    <a:ln/>
                  </pic:spPr>
                </pic:pic>
              </a:graphicData>
            </a:graphic>
          </wp:inline>
        </w:drawing>
      </w:r>
      <w:del w:id="30" w:author="Sivon Pichoto" w:date="2025-02-07T19:27:00Z">
        <w:r>
          <w:rPr>
            <w:noProof/>
          </w:rPr>
          <w:drawing>
            <wp:inline distT="114300" distB="114300" distL="114300" distR="114300" wp14:anchorId="31C75058" wp14:editId="31C75059">
              <wp:extent cx="1738313" cy="49029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38313" cy="490293"/>
                      </a:xfrm>
                      <a:prstGeom prst="rect">
                        <a:avLst/>
                      </a:prstGeom>
                      <a:ln/>
                    </pic:spPr>
                  </pic:pic>
                </a:graphicData>
              </a:graphic>
            </wp:inline>
          </w:drawing>
        </w:r>
        <w:r>
          <w:rPr>
            <w:noProof/>
          </w:rPr>
          <w:drawing>
            <wp:inline distT="114300" distB="114300" distL="114300" distR="114300" wp14:anchorId="31C7505A" wp14:editId="31C7505B">
              <wp:extent cx="1738313" cy="49029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38313" cy="490293"/>
                      </a:xfrm>
                      <a:prstGeom prst="rect">
                        <a:avLst/>
                      </a:prstGeom>
                      <a:ln/>
                    </pic:spPr>
                  </pic:pic>
                </a:graphicData>
              </a:graphic>
            </wp:inline>
          </w:drawing>
        </w:r>
        <w:r>
          <w:rPr>
            <w:noProof/>
          </w:rPr>
          <w:drawing>
            <wp:inline distT="114300" distB="114300" distL="114300" distR="114300" wp14:anchorId="31C7505C" wp14:editId="31C7505D">
              <wp:extent cx="1738313" cy="490293"/>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38313" cy="490293"/>
                      </a:xfrm>
                      <a:prstGeom prst="rect">
                        <a:avLst/>
                      </a:prstGeom>
                      <a:ln/>
                    </pic:spPr>
                  </pic:pic>
                </a:graphicData>
              </a:graphic>
            </wp:inline>
          </w:drawing>
        </w:r>
        <w:r>
          <w:rPr>
            <w:noProof/>
          </w:rPr>
          <w:drawing>
            <wp:inline distT="114300" distB="114300" distL="114300" distR="114300" wp14:anchorId="31C7505E" wp14:editId="31C7505F">
              <wp:extent cx="1738313" cy="490293"/>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38313" cy="490293"/>
                      </a:xfrm>
                      <a:prstGeom prst="rect">
                        <a:avLst/>
                      </a:prstGeom>
                      <a:ln/>
                    </pic:spPr>
                  </pic:pic>
                </a:graphicData>
              </a:graphic>
            </wp:inline>
          </w:drawing>
        </w:r>
        <w:r>
          <w:rPr>
            <w:noProof/>
          </w:rPr>
          <w:drawing>
            <wp:inline distT="114300" distB="114300" distL="114300" distR="114300" wp14:anchorId="31C75060" wp14:editId="31C75061">
              <wp:extent cx="1738313" cy="49029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38313" cy="490293"/>
                      </a:xfrm>
                      <a:prstGeom prst="rect">
                        <a:avLst/>
                      </a:prstGeom>
                      <a:ln/>
                    </pic:spPr>
                  </pic:pic>
                </a:graphicData>
              </a:graphic>
            </wp:inline>
          </w:drawing>
        </w:r>
        <w:r>
          <w:rPr>
            <w:noProof/>
          </w:rPr>
          <w:drawing>
            <wp:inline distT="114300" distB="114300" distL="114300" distR="114300" wp14:anchorId="31C75062" wp14:editId="31C75063">
              <wp:extent cx="1738313" cy="49029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38313" cy="490293"/>
                      </a:xfrm>
                      <a:prstGeom prst="rect">
                        <a:avLst/>
                      </a:prstGeom>
                      <a:ln/>
                    </pic:spPr>
                  </pic:pic>
                </a:graphicData>
              </a:graphic>
            </wp:inline>
          </w:drawing>
        </w:r>
        <w:r>
          <w:rPr>
            <w:noProof/>
          </w:rPr>
          <w:drawing>
            <wp:inline distT="114300" distB="114300" distL="114300" distR="114300" wp14:anchorId="31C75064" wp14:editId="31C75065">
              <wp:extent cx="1738313" cy="49029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38313" cy="490293"/>
                      </a:xfrm>
                      <a:prstGeom prst="rect">
                        <a:avLst/>
                      </a:prstGeom>
                      <a:ln/>
                    </pic:spPr>
                  </pic:pic>
                </a:graphicData>
              </a:graphic>
            </wp:inline>
          </w:drawing>
        </w:r>
        <w:r>
          <w:rPr>
            <w:noProof/>
          </w:rPr>
          <w:drawing>
            <wp:inline distT="114300" distB="114300" distL="114300" distR="114300" wp14:anchorId="31C75066" wp14:editId="31C75067">
              <wp:extent cx="1738313" cy="49029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38313" cy="490293"/>
                      </a:xfrm>
                      <a:prstGeom prst="rect">
                        <a:avLst/>
                      </a:prstGeom>
                      <a:ln/>
                    </pic:spPr>
                  </pic:pic>
                </a:graphicData>
              </a:graphic>
            </wp:inline>
          </w:drawing>
        </w:r>
        <w:r>
          <w:rPr>
            <w:noProof/>
          </w:rPr>
          <w:drawing>
            <wp:inline distT="114300" distB="114300" distL="114300" distR="114300" wp14:anchorId="31C75068" wp14:editId="31C75069">
              <wp:extent cx="1738313" cy="490293"/>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38313" cy="490293"/>
                      </a:xfrm>
                      <a:prstGeom prst="rect">
                        <a:avLst/>
                      </a:prstGeom>
                      <a:ln/>
                    </pic:spPr>
                  </pic:pic>
                </a:graphicData>
              </a:graphic>
            </wp:inline>
          </w:drawing>
        </w:r>
        <w:r>
          <w:rPr>
            <w:noProof/>
          </w:rPr>
          <w:drawing>
            <wp:inline distT="114300" distB="114300" distL="114300" distR="114300" wp14:anchorId="31C7506A" wp14:editId="31C7506B">
              <wp:extent cx="1738313" cy="490293"/>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38313" cy="490293"/>
                      </a:xfrm>
                      <a:prstGeom prst="rect">
                        <a:avLst/>
                      </a:prstGeom>
                      <a:ln/>
                    </pic:spPr>
                  </pic:pic>
                </a:graphicData>
              </a:graphic>
            </wp:inline>
          </w:drawing>
        </w:r>
        <w:r>
          <w:rPr>
            <w:noProof/>
          </w:rPr>
          <w:drawing>
            <wp:inline distT="114300" distB="114300" distL="114300" distR="114300" wp14:anchorId="31C7506C" wp14:editId="31C7506D">
              <wp:extent cx="1738313" cy="49029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738313" cy="490293"/>
                      </a:xfrm>
                      <a:prstGeom prst="rect">
                        <a:avLst/>
                      </a:prstGeom>
                      <a:ln/>
                    </pic:spPr>
                  </pic:pic>
                </a:graphicData>
              </a:graphic>
            </wp:inline>
          </w:drawing>
        </w:r>
      </w:del>
    </w:p>
    <w:p w14:paraId="31C75055" w14:textId="77777777" w:rsidR="00AB3F3E" w:rsidRDefault="00AB3F3E"/>
    <w:sectPr w:rsidR="00AB3F3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95461A-9557-42F8-B4F9-4CD7754DF7E0}"/>
  </w:font>
  <w:font w:name="Cambria">
    <w:panose1 w:val="02040503050406030204"/>
    <w:charset w:val="00"/>
    <w:family w:val="roman"/>
    <w:pitch w:val="variable"/>
    <w:sig w:usb0="E00006FF" w:usb1="420024FF" w:usb2="02000000" w:usb3="00000000" w:csb0="0000019F" w:csb1="00000000"/>
    <w:embedRegular r:id="rId2" w:fontKey="{5CE521B0-6CEB-4C1D-9689-3055FED0623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8A3"/>
    <w:multiLevelType w:val="multilevel"/>
    <w:tmpl w:val="84368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2F069F7"/>
    <w:multiLevelType w:val="multilevel"/>
    <w:tmpl w:val="E33898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64E7209"/>
    <w:multiLevelType w:val="multilevel"/>
    <w:tmpl w:val="276E0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484CAA"/>
    <w:multiLevelType w:val="multilevel"/>
    <w:tmpl w:val="D43E0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5071884">
    <w:abstractNumId w:val="2"/>
  </w:num>
  <w:num w:numId="2" w16cid:durableId="1911307327">
    <w:abstractNumId w:val="3"/>
  </w:num>
  <w:num w:numId="3" w16cid:durableId="1865628703">
    <w:abstractNumId w:val="1"/>
  </w:num>
  <w:num w:numId="4" w16cid:durableId="44330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F3E"/>
    <w:rsid w:val="00286A60"/>
    <w:rsid w:val="002D4213"/>
    <w:rsid w:val="00AB3F3E"/>
    <w:rsid w:val="00C35D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74FDC"/>
  <w15:docId w15:val="{9FC13A73-22BA-4BEA-B60B-7095C490E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1FE8554465F534FBFA49ED28B227626" ma:contentTypeVersion="16" ma:contentTypeDescription="Create a new document." ma:contentTypeScope="" ma:versionID="771ec8ca2122e2ce46513461f2b6886e">
  <xsd:schema xmlns:xsd="http://www.w3.org/2001/XMLSchema" xmlns:xs="http://www.w3.org/2001/XMLSchema" xmlns:p="http://schemas.microsoft.com/office/2006/metadata/properties" xmlns:ns2="c609c7da-536b-487f-902f-cd339303c4c0" xmlns:ns3="cd95e00c-f33c-4e72-be1e-251c28aa1542" targetNamespace="http://schemas.microsoft.com/office/2006/metadata/properties" ma:root="true" ma:fieldsID="97f8f2e9ce66d11d26b3e6146e47a1d1" ns2:_="" ns3:_="">
    <xsd:import namespace="c609c7da-536b-487f-902f-cd339303c4c0"/>
    <xsd:import namespace="cd95e00c-f33c-4e72-be1e-251c28aa15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09c7da-536b-487f-902f-cd339303c4c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3c428483-6030-4374-a6a5-f31e3758d555}" ma:internalName="TaxCatchAll" ma:showField="CatchAllData" ma:web="c609c7da-536b-487f-902f-cd339303c4c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d95e00c-f33c-4e72-be1e-251c28aa15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2d52383-15bf-4bd2-804d-e79be8fefa4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609c7da-536b-487f-902f-cd339303c4c0" xsi:nil="true"/>
    <lcf76f155ced4ddcb4097134ff3c332f xmlns="cd95e00c-f33c-4e72-be1e-251c28aa15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DC83A9E-B696-46C7-A95F-FD1C802A66BE}">
  <ds:schemaRefs>
    <ds:schemaRef ds:uri="http://schemas.openxmlformats.org/officeDocument/2006/bibliography"/>
  </ds:schemaRefs>
</ds:datastoreItem>
</file>

<file path=customXml/itemProps2.xml><?xml version="1.0" encoding="utf-8"?>
<ds:datastoreItem xmlns:ds="http://schemas.openxmlformats.org/officeDocument/2006/customXml" ds:itemID="{061DACFF-A91F-421B-93E6-96F46775CD20}"/>
</file>

<file path=customXml/itemProps3.xml><?xml version="1.0" encoding="utf-8"?>
<ds:datastoreItem xmlns:ds="http://schemas.openxmlformats.org/officeDocument/2006/customXml" ds:itemID="{2C93FCAA-8BC8-4F11-9D97-70DEF72D5D63}"/>
</file>

<file path=customXml/itemProps4.xml><?xml version="1.0" encoding="utf-8"?>
<ds:datastoreItem xmlns:ds="http://schemas.openxmlformats.org/officeDocument/2006/customXml" ds:itemID="{BE4510D5-D30B-45A1-94CC-5190F9F03731}"/>
</file>

<file path=docProps/app.xml><?xml version="1.0" encoding="utf-8"?>
<Properties xmlns="http://schemas.openxmlformats.org/officeDocument/2006/extended-properties" xmlns:vt="http://schemas.openxmlformats.org/officeDocument/2006/docPropsVTypes">
  <Template>Normal</Template>
  <TotalTime>7</TotalTime>
  <Pages>11</Pages>
  <Words>3911</Words>
  <Characters>22298</Characters>
  <Application>Microsoft Office Word</Application>
  <DocSecurity>0</DocSecurity>
  <Lines>185</Lines>
  <Paragraphs>52</Paragraphs>
  <ScaleCrop>false</ScaleCrop>
  <Company/>
  <LinksUpToDate>false</LinksUpToDate>
  <CharactersWithSpaces>26157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Sivon Collinge</cp:lastModifiedBy>
  <cp:revision>2</cp:revision>
  <dcterms:created xsi:type="dcterms:W3CDTF">2026-05-15T19:55:00Z</dcterms:created>
  <dcterms:modified xsi:type="dcterms:W3CDTF">2026-05-15T20:02:00Z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0x010100C1FE8554465F534FBFA49ED28B227626</vt:lpwstr>
  </property>
</Properties>
</file>