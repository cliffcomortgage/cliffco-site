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iu9zpdiyo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 Smart Tips to Get a Non-QM Mortgage When You’re Self-Employed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self-employed doesn’t mean you have to jump through hoops to get a mortgage—especially when you explore non-qualified mortgage (Non-QM) options. At Cliffco Mortgage Bankers, we specialize in helping entrepreneurs, freelancers, and real estate investors who don’t fit the traditional mold secure flexible </w:t>
      </w:r>
      <w:r w:rsidDel="00000000" w:rsidR="00000000" w:rsidRPr="00000000">
        <w:rPr>
          <w:b w:val="1"/>
          <w:bCs w:val="1"/>
          <w:rtl w:val="0"/>
        </w:rPr>
        <w:t xml:space="preserve">home loan</w:t>
      </w:r>
      <w:r w:rsidDel="00000000" w:rsidR="00000000" w:rsidRPr="00000000">
        <w:rPr>
          <w:rtl w:val="0"/>
        </w:rPr>
        <w:t xml:space="preserve"> solutions with confidence.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</w:t>
      </w:r>
      <w:r w:rsidDel="00000000" w:rsidR="00000000" w:rsidRPr="00000000">
        <w:rPr>
          <w:b w:val="1"/>
          <w:bCs w:val="1"/>
          <w:rtl w:val="0"/>
        </w:rPr>
        <w:t xml:space="preserve">conventional loans</w:t>
      </w:r>
      <w:r w:rsidDel="00000000" w:rsidR="00000000" w:rsidRPr="00000000">
        <w:rPr>
          <w:rtl w:val="0"/>
        </w:rPr>
        <w:t xml:space="preserve">, Non-QM mortgages provide </w:t>
      </w:r>
      <w:r w:rsidDel="00000000" w:rsidR="00000000" w:rsidRPr="00000000">
        <w:rPr>
          <w:b w:val="1"/>
          <w:bCs w:val="1"/>
          <w:rtl w:val="0"/>
        </w:rPr>
        <w:t xml:space="preserve">self-employed</w:t>
      </w:r>
      <w:r w:rsidDel="00000000" w:rsidR="00000000" w:rsidRPr="00000000">
        <w:rPr>
          <w:rtl w:val="0"/>
        </w:rPr>
        <w:t xml:space="preserve"> borrowers with alternative paths to homeownership using real-world financial data—like bank statements, 1099s, debt service coverage ratio, asset depletion</w:t>
      </w:r>
      <w:ins w:author="Anonymous" w:id="0" w:date="2025-08-06T21:26:33Z">
        <w:r w:rsidDel="00000000" w:rsidR="00000000" w:rsidRPr="00000000">
          <w:rPr>
            <w:rtl w:val="0"/>
          </w:rPr>
          <w:t xml:space="preserve">, </w:t>
        </w:r>
      </w:ins>
      <w:r w:rsidDel="00000000" w:rsidR="00000000" w:rsidRPr="00000000">
        <w:rPr>
          <w:rtl w:val="0"/>
        </w:rPr>
        <w:t xml:space="preserve">or conventional income methods with a Non-QM twist (W2, tax returns).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844mvbu02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Need to Qualify for a Non-QM Mortgage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</w:t>
      </w:r>
      <w:r w:rsidDel="00000000" w:rsidR="00000000" w:rsidRPr="00000000">
        <w:rPr>
          <w:b w:val="1"/>
          <w:bCs w:val="1"/>
          <w:rtl w:val="0"/>
        </w:rPr>
        <w:t xml:space="preserve">self-employed</w:t>
      </w:r>
      <w:r w:rsidDel="00000000" w:rsidR="00000000" w:rsidRPr="00000000">
        <w:rPr>
          <w:rtl w:val="0"/>
        </w:rPr>
        <w:t xml:space="preserve">, here’s what Non-QM mortgage lenders commonly look for: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to two years of </w:t>
      </w:r>
      <w:r w:rsidDel="00000000" w:rsidR="00000000" w:rsidRPr="00000000">
        <w:rPr>
          <w:b w:val="1"/>
          <w:bCs w:val="1"/>
          <w:rtl w:val="0"/>
        </w:rPr>
        <w:t xml:space="preserve">self-employment</w:t>
      </w:r>
      <w:r w:rsidDel="00000000" w:rsidR="00000000" w:rsidRPr="00000000">
        <w:rPr>
          <w:rtl w:val="0"/>
        </w:rPr>
        <w:t xml:space="preserve"> (less can be accepted with documentation of similar past employment in the same or related field)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12–24 months of personal or business bank account statements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1099 forms, </w:t>
      </w:r>
      <w:r w:rsidDel="00000000" w:rsidR="00000000" w:rsidRPr="00000000">
        <w:rPr>
          <w:b w:val="1"/>
          <w:bCs w:val="1"/>
          <w:rtl w:val="0"/>
        </w:rPr>
        <w:t xml:space="preserve">profit and loss statements</w:t>
      </w:r>
      <w:r w:rsidDel="00000000" w:rsidR="00000000" w:rsidRPr="00000000">
        <w:rPr>
          <w:rtl w:val="0"/>
        </w:rPr>
        <w:t xml:space="preserve">, or income declarations from a CPA (for foreign nationals)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reasonable </w:t>
      </w:r>
      <w:r w:rsidDel="00000000" w:rsidR="00000000" w:rsidRPr="00000000">
        <w:rPr>
          <w:b w:val="1"/>
          <w:bCs w:val="1"/>
          <w:rtl w:val="0"/>
        </w:rPr>
        <w:t xml:space="preserve">down payment</w:t>
      </w:r>
      <w:r w:rsidDel="00000000" w:rsidR="00000000" w:rsidRPr="00000000">
        <w:rPr>
          <w:rtl w:val="0"/>
        </w:rPr>
        <w:t xml:space="preserve"> (as low as 10%)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history and manageable credit utilization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current business license (if applicable)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bank statements that demonstrate consistent cash flow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and business tax returns (as applicable)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ns w:author="Anonymous" w:id="1" w:date="2025-08-06T21:23:45Z"/>
        </w:rPr>
      </w:pPr>
      <w:r w:rsidDel="00000000" w:rsidR="00000000" w:rsidRPr="00000000">
        <w:rPr>
          <w:rtl w:val="0"/>
        </w:rPr>
        <w:t xml:space="preserve">Proof of </w:t>
      </w:r>
      <w:r w:rsidDel="00000000" w:rsidR="00000000" w:rsidRPr="00000000">
        <w:rPr>
          <w:b w:val="1"/>
          <w:bCs w:val="1"/>
          <w:rtl w:val="0"/>
        </w:rPr>
        <w:t xml:space="preserve">employment verification</w:t>
      </w:r>
      <w:ins w:author="Anonymous" w:id="1" w:date="2025-08-06T21:23:4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pPrChange w:author="Anonymous" w:id="0" w:date="2025-08-06T21:23:45Z">
          <w:pPr>
            <w:numPr>
              <w:ilvl w:val="0"/>
              <w:numId w:val="7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b w:val="1"/>
          <w:bCs w:val="1"/>
          <w:rtl w:val="0"/>
        </w:rPr>
        <w:t xml:space="preserve">Lease agreements with proof of deposit or appraisals with market rent that provides DSCR coverage based on scenario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demonstrate consistent </w:t>
      </w:r>
      <w:r w:rsidDel="00000000" w:rsidR="00000000" w:rsidRPr="00000000">
        <w:rPr>
          <w:b w:val="1"/>
          <w:bCs w:val="1"/>
          <w:rtl w:val="0"/>
        </w:rPr>
        <w:t xml:space="preserve">self-employed income</w:t>
      </w:r>
      <w:r w:rsidDel="00000000" w:rsidR="00000000" w:rsidRPr="00000000">
        <w:rPr>
          <w:rtl w:val="0"/>
        </w:rPr>
        <w:t xml:space="preserve">, healthy money flow, and financial responsibility—even if you’ve minimized taxable income through deductions or don’t show high net business income on tax returns.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d50rt2o58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Tips to Help Self-Employed Borrowers Get Approved for a Non-QM Loan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v6v547aoe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 Alternative Income Documentation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advantages of Non-QM lending for self employed borrowers is the flexibility in how you can verify your income. Instead of relying solely on W-2s or traditional pay stubs, you may be able to use: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Statements</w:t>
      </w:r>
      <w:r w:rsidDel="00000000" w:rsidR="00000000" w:rsidRPr="00000000">
        <w:rPr>
          <w:rtl w:val="0"/>
        </w:rPr>
        <w:t xml:space="preserve"> – 12–24 months of personal or business account statements showing consistent deposits.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1099 Income</w:t>
      </w:r>
      <w:r w:rsidDel="00000000" w:rsidR="00000000" w:rsidRPr="00000000">
        <w:rPr>
          <w:rtl w:val="0"/>
        </w:rPr>
        <w:t xml:space="preserve"> – Yearly statements provided to independent contractors and freelancers.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&amp; Loss Statements</w:t>
      </w:r>
      <w:r w:rsidDel="00000000" w:rsidR="00000000" w:rsidRPr="00000000">
        <w:rPr>
          <w:rtl w:val="0"/>
        </w:rPr>
        <w:t xml:space="preserve"> – CPA-prepared documents detailing business revenue and expenses.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Returns</w:t>
      </w:r>
      <w:r w:rsidDel="00000000" w:rsidR="00000000" w:rsidRPr="00000000">
        <w:rPr>
          <w:rtl w:val="0"/>
        </w:rPr>
        <w:t xml:space="preserve"> – Personal and/or business tax returns showing sufficient income.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Debt Service Coverage Ratio (DSCR)</w:t>
      </w:r>
      <w:r w:rsidDel="00000000" w:rsidR="00000000" w:rsidRPr="00000000">
        <w:rPr>
          <w:rtl w:val="0"/>
        </w:rPr>
        <w:t xml:space="preserve"> – For real estate investors, rental income documentation to show the property covers the mortgage.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Depletion Documentation</w:t>
      </w:r>
      <w:r w:rsidDel="00000000" w:rsidR="00000000" w:rsidRPr="00000000">
        <w:rPr>
          <w:rtl w:val="0"/>
        </w:rPr>
        <w:t xml:space="preserve"> – Statements for investment accounts, retirement funds, or other assets used to calculate qualifying income.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Paystubs and W2s no tax returns</w:t>
      </w:r>
      <w:r w:rsidDel="00000000" w:rsidR="00000000" w:rsidRPr="00000000">
        <w:rPr>
          <w:rtl w:val="0"/>
        </w:rPr>
        <w:t xml:space="preserve"> - for those with standard income but perhaps looking at a non warrantable property or shaky credit history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documentation options open the door for self employed borrowers—especially those who take significant deductions on tax returns and need another way to show their true earning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uei7r15pe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Keep Business and Personal Finances Organized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lenders prefer separated business and personal accounts, Non-QM lenders can work with </w:t>
      </w:r>
      <w:r w:rsidDel="00000000" w:rsidR="00000000" w:rsidRPr="00000000">
        <w:rPr>
          <w:rtl w:val="0"/>
        </w:rPr>
        <w:t xml:space="preserve">commingled</w:t>
      </w:r>
      <w:r w:rsidDel="00000000" w:rsidR="00000000" w:rsidRPr="00000000">
        <w:rPr>
          <w:rtl w:val="0"/>
        </w:rPr>
        <w:t xml:space="preserve"> personal account statements that also operate as business accounts. Regardless, clean and traceable financial documents are essential.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Mortgage lenders typically want to see: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expenses separate from personal finances (when possible)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owner’s draws or transfers to reflect </w:t>
      </w:r>
      <w:r w:rsidDel="00000000" w:rsidR="00000000" w:rsidRPr="00000000">
        <w:rPr>
          <w:b w:val="1"/>
          <w:bCs w:val="1"/>
          <w:rtl w:val="0"/>
        </w:rPr>
        <w:t xml:space="preserve">self-employed income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history of uninterrupted </w:t>
      </w:r>
      <w:r w:rsidDel="00000000" w:rsidR="00000000" w:rsidRPr="00000000">
        <w:rPr>
          <w:b w:val="1"/>
          <w:bCs w:val="1"/>
          <w:rtl w:val="0"/>
        </w:rPr>
        <w:t xml:space="preserve">self-employment</w:t>
      </w:r>
      <w:r w:rsidDel="00000000" w:rsidR="00000000" w:rsidRPr="00000000">
        <w:rPr>
          <w:rtl w:val="0"/>
        </w:rPr>
        <w:t xml:space="preserve"> income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</w:t>
      </w:r>
      <w:r w:rsidDel="00000000" w:rsidR="00000000" w:rsidRPr="00000000">
        <w:rPr>
          <w:b w:val="1"/>
          <w:bCs w:val="1"/>
          <w:rtl w:val="0"/>
        </w:rPr>
        <w:t xml:space="preserve">employment verification</w:t>
      </w:r>
      <w:r w:rsidDel="00000000" w:rsidR="00000000" w:rsidRPr="00000000">
        <w:rPr>
          <w:rtl w:val="0"/>
        </w:rPr>
        <w:t xml:space="preserve"> for regulatory purposes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clearer your documentation, the faster the mortgage application process will move.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v5xx349nr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Work with a Mortgage Loan Officer Who Specializes in Non-QM Loans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mortgage lenders are created equal—especially when it comes to </w:t>
      </w:r>
      <w:r w:rsidDel="00000000" w:rsidR="00000000" w:rsidRPr="00000000">
        <w:rPr>
          <w:b w:val="1"/>
          <w:bCs w:val="1"/>
          <w:rtl w:val="0"/>
        </w:rPr>
        <w:t xml:space="preserve">self-employed</w:t>
      </w:r>
      <w:r w:rsidDel="00000000" w:rsidR="00000000" w:rsidRPr="00000000">
        <w:rPr>
          <w:rtl w:val="0"/>
        </w:rPr>
        <w:t xml:space="preserve"> homebuyers. At Cliffco, we are an experienced Non-QM lender that understands the unique financial profiles of self employed borrowers.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loan officers: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you select the right </w:t>
      </w:r>
      <w:r w:rsidDel="00000000" w:rsidR="00000000" w:rsidRPr="00000000">
        <w:rPr>
          <w:b w:val="1"/>
          <w:bCs w:val="1"/>
          <w:rtl w:val="0"/>
        </w:rPr>
        <w:t xml:space="preserve">home loan</w:t>
      </w:r>
      <w:r w:rsidDel="00000000" w:rsidR="00000000" w:rsidRPr="00000000">
        <w:rPr>
          <w:rtl w:val="0"/>
        </w:rPr>
        <w:t xml:space="preserve"> program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best way to document </w:t>
      </w:r>
      <w:r w:rsidDel="00000000" w:rsidR="00000000" w:rsidRPr="00000000">
        <w:rPr>
          <w:b w:val="1"/>
          <w:bCs w:val="1"/>
          <w:rtl w:val="0"/>
        </w:rPr>
        <w:t xml:space="preserve">self-employed income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strong mortgage application package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personalized approach helps you </w:t>
      </w:r>
      <w:r w:rsidDel="00000000" w:rsidR="00000000" w:rsidRPr="00000000">
        <w:rPr>
          <w:b w:val="1"/>
          <w:bCs w:val="1"/>
          <w:rtl w:val="0"/>
        </w:rPr>
        <w:t xml:space="preserve">qualify for a mortgage</w:t>
      </w:r>
      <w:r w:rsidDel="00000000" w:rsidR="00000000" w:rsidRPr="00000000">
        <w:rPr>
          <w:rtl w:val="0"/>
        </w:rPr>
        <w:t xml:space="preserve"> that suits your needs.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9snxw5hd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Understand How Non-QM Lenders Evaluate Income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Mortgage lenders typically evaluate the big picture when underwriting a Non-QM loan. Here’s what they look at: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monthly deposits from bank account statements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and loss statements and cash flow trends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report and credit utilization ratio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to income ratio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 income vs. mortgage cost (for DSCR)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 and reserves that can support repayment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tax returns and net income (when used)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even follow </w:t>
      </w:r>
      <w:r w:rsidDel="00000000" w:rsidR="00000000" w:rsidRPr="00000000">
        <w:rPr>
          <w:b w:val="1"/>
          <w:bCs w:val="1"/>
          <w:rtl w:val="0"/>
        </w:rPr>
        <w:t xml:space="preserve">internal revenue service</w:t>
      </w:r>
      <w:r w:rsidDel="00000000" w:rsidR="00000000" w:rsidRPr="00000000">
        <w:rPr>
          <w:rtl w:val="0"/>
        </w:rPr>
        <w:t xml:space="preserve"> guidelines to verify financial data. You don’t need to have perfect documents across the board—but you do need to prove steady income or asset strength.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l00kcc0lv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Start with Your Credit Profile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 scores as low as 620 may be acceptable for many Non-QM loans, but the higher your score, the better your terms. Start this process early. Before applying: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your credit report for errors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credit utilization low (ideally below 30%)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off or pay down outstanding balances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applying for new credit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credit history and strong personal finances are especially important when </w:t>
      </w:r>
      <w:r w:rsidDel="00000000" w:rsidR="00000000" w:rsidRPr="00000000">
        <w:rPr>
          <w:b w:val="1"/>
          <w:bCs w:val="1"/>
          <w:rtl w:val="0"/>
        </w:rPr>
        <w:t xml:space="preserve">employment status</w:t>
      </w:r>
      <w:r w:rsidDel="00000000" w:rsidR="00000000" w:rsidRPr="00000000">
        <w:rPr>
          <w:rtl w:val="0"/>
        </w:rPr>
        <w:t xml:space="preserve"> and income are non-traditional.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dmqg5rkli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Proactively Explain Irregularities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Self-employed income</w:t>
      </w:r>
      <w:r w:rsidDel="00000000" w:rsidR="00000000" w:rsidRPr="00000000">
        <w:rPr>
          <w:rtl w:val="0"/>
        </w:rPr>
        <w:t xml:space="preserve"> can be inconsistent. If your monthly income fluctuates, be prepared to explain why—especially if there's a sudden dip. Maybe you had: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seasonal slowdown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one-time investment in business equipment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gaps in client contracts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communication builds lender trust and reduces surprises during underwriting.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hhzgcs7c3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Choose the Right Loan Product for Your Situation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no one-size-fits-all loan for </w:t>
      </w:r>
      <w:r w:rsidDel="00000000" w:rsidR="00000000" w:rsidRPr="00000000">
        <w:rPr>
          <w:b w:val="1"/>
          <w:bCs w:val="1"/>
          <w:rtl w:val="0"/>
        </w:rPr>
        <w:t xml:space="preserve">self-employed</w:t>
      </w:r>
      <w:r w:rsidDel="00000000" w:rsidR="00000000" w:rsidRPr="00000000">
        <w:rPr>
          <w:rtl w:val="0"/>
        </w:rPr>
        <w:t xml:space="preserve"> applicants. Depending on your income sources and business structure, you might benefit from: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Statement Loan – For sole proprietors and small business owners with strong deposit history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DSCR Loans – Perfect for real estate investors whose rental income covers the mortgage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P&amp;L-Only Loans – Great for structured businesses working with a certified public accountant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Depletion Loans – Ideal if your primary income source is investments, retirement accounts, or savings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1099 Loans – If you receive regular 1099 income but don’t issue invoices or run payroll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W-2 and/or Tax Return</w:t>
      </w:r>
      <w:r w:rsidDel="00000000" w:rsidR="00000000" w:rsidRPr="00000000">
        <w:rPr>
          <w:rtl w:val="0"/>
        </w:rPr>
        <w:t xml:space="preserve"> – For borrowers with traditional income documentation who may need a Non-QM loan due to property type or credit history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a loan specialist ensures you find the best </w:t>
      </w:r>
      <w:r w:rsidDel="00000000" w:rsidR="00000000" w:rsidRPr="00000000">
        <w:rPr>
          <w:b w:val="1"/>
          <w:bCs w:val="1"/>
          <w:rtl w:val="0"/>
        </w:rPr>
        <w:t xml:space="preserve">home loan</w:t>
      </w:r>
      <w:r w:rsidDel="00000000" w:rsidR="00000000" w:rsidRPr="00000000">
        <w:rPr>
          <w:rtl w:val="0"/>
        </w:rPr>
        <w:t xml:space="preserve"> fit.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1uqm5gifs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Questions from Self Employed Non-QM Borrowers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k5qwjc33q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qualify for a mortgage if I’m newly self-employed?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If you have a strong employment history in the same field and can show income through account statements or 1099s, some Non-QM mortgage lenders may accept less than two years of </w:t>
      </w:r>
      <w:r w:rsidDel="00000000" w:rsidR="00000000" w:rsidRPr="00000000">
        <w:rPr>
          <w:b w:val="1"/>
          <w:bCs w:val="1"/>
          <w:rtl w:val="0"/>
        </w:rPr>
        <w:t xml:space="preserve">self-employment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hjgjmdmg8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I need to submit tax returns?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 While business and personal tax returns are accepted, you can also qualify using </w:t>
      </w:r>
      <w:r w:rsidDel="00000000" w:rsidR="00000000" w:rsidRPr="00000000">
        <w:rPr>
          <w:b w:val="1"/>
          <w:bCs w:val="1"/>
          <w:rtl w:val="0"/>
        </w:rPr>
        <w:t xml:space="preserve">bank statement loans</w:t>
      </w:r>
      <w:r w:rsidDel="00000000" w:rsidR="00000000" w:rsidRPr="00000000">
        <w:rPr>
          <w:rtl w:val="0"/>
        </w:rPr>
        <w:t xml:space="preserve">, profit and loss account statements, or CPA-prepared </w:t>
      </w:r>
      <w:r w:rsidDel="00000000" w:rsidR="00000000" w:rsidRPr="00000000">
        <w:rPr>
          <w:b w:val="1"/>
          <w:bCs w:val="1"/>
          <w:rtl w:val="0"/>
        </w:rPr>
        <w:t xml:space="preserve">income statements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z7r4t86mj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it harder to get a mortgage when you’re self-employed?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harder—it’s just different. The </w:t>
      </w:r>
      <w:r w:rsidDel="00000000" w:rsidR="00000000" w:rsidRPr="00000000">
        <w:rPr>
          <w:b w:val="1"/>
          <w:bCs w:val="1"/>
          <w:rtl w:val="0"/>
        </w:rPr>
        <w:t xml:space="preserve">mortgage when you're self-employed</w:t>
      </w:r>
      <w:r w:rsidDel="00000000" w:rsidR="00000000" w:rsidRPr="00000000">
        <w:rPr>
          <w:rtl w:val="0"/>
        </w:rPr>
        <w:t xml:space="preserve"> involves more custom documentation, but with the right preparation and guidance, </w:t>
      </w:r>
      <w:r w:rsidDel="00000000" w:rsidR="00000000" w:rsidRPr="00000000">
        <w:rPr>
          <w:b w:val="1"/>
          <w:bCs w:val="1"/>
          <w:rtl w:val="0"/>
        </w:rPr>
        <w:t xml:space="preserve">self-employed people</w:t>
      </w:r>
      <w:r w:rsidDel="00000000" w:rsidR="00000000" w:rsidRPr="00000000">
        <w:rPr>
          <w:rtl w:val="0"/>
        </w:rPr>
        <w:t xml:space="preserve"> can qualify just as easily as traditional borrowers.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2r6sa8n8y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credit score do I need?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Non-QM mortgage loans accept credit scores starting at 620, unlike conventional loans. A credit score of 700+ generally qualifies you for better rates and terms.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b2drewl1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I need a larger down payment?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 Some Non-QM loans go up to 90% loan-to-value (LTV), especially for well-qualified </w:t>
      </w:r>
      <w:r w:rsidDel="00000000" w:rsidR="00000000" w:rsidRPr="00000000">
        <w:rPr>
          <w:b w:val="1"/>
          <w:bCs w:val="1"/>
          <w:rtl w:val="0"/>
        </w:rPr>
        <w:t xml:space="preserve">self-employed</w:t>
      </w:r>
      <w:r w:rsidDel="00000000" w:rsidR="00000000" w:rsidRPr="00000000">
        <w:rPr>
          <w:rtl w:val="0"/>
        </w:rPr>
        <w:t xml:space="preserve"> individuals. Still, having </w:t>
      </w:r>
      <w:r w:rsidDel="00000000" w:rsidR="00000000" w:rsidRPr="00000000">
        <w:rPr>
          <w:b w:val="1"/>
          <w:bCs w:val="1"/>
          <w:rtl w:val="0"/>
        </w:rPr>
        <w:t xml:space="preserve">enough money</w:t>
      </w:r>
      <w:r w:rsidDel="00000000" w:rsidR="00000000" w:rsidRPr="00000000">
        <w:rPr>
          <w:rtl w:val="0"/>
        </w:rPr>
        <w:t xml:space="preserve"> saved for a </w:t>
      </w:r>
      <w:r w:rsidDel="00000000" w:rsidR="00000000" w:rsidRPr="00000000">
        <w:rPr>
          <w:b w:val="1"/>
          <w:bCs w:val="1"/>
          <w:rtl w:val="0"/>
        </w:rPr>
        <w:t xml:space="preserve">down payment</w:t>
      </w:r>
      <w:r w:rsidDel="00000000" w:rsidR="00000000" w:rsidRPr="00000000">
        <w:rPr>
          <w:rtl w:val="0"/>
        </w:rPr>
        <w:t xml:space="preserve"> is always a strong advantage.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5ei1fs0aq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considered self employed for mortgage purposes?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considered </w:t>
      </w:r>
      <w:r w:rsidDel="00000000" w:rsidR="00000000" w:rsidRPr="00000000">
        <w:rPr>
          <w:b w:val="1"/>
          <w:bCs w:val="1"/>
          <w:rtl w:val="0"/>
        </w:rPr>
        <w:t xml:space="preserve">self-employed</w:t>
      </w:r>
      <w:r w:rsidDel="00000000" w:rsidR="00000000" w:rsidRPr="00000000">
        <w:rPr>
          <w:rtl w:val="0"/>
        </w:rPr>
        <w:t xml:space="preserve"> if you own 25% or more of a business, work as a sole proprietor, freelancer, independent contractor, or receive most of your income from 1099 sources.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vz92x53y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qualify with just one year of self employment income?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some cases, yes—especially with Non-QM lenders. If you can demonstrate prior work in the same industry and show consistent income using account statements or other documentation, you may still qualify for a </w:t>
      </w:r>
      <w:r w:rsidDel="00000000" w:rsidR="00000000" w:rsidRPr="00000000">
        <w:rPr>
          <w:b w:val="1"/>
          <w:bCs w:val="1"/>
          <w:rtl w:val="0"/>
        </w:rPr>
        <w:t xml:space="preserve">mortgage for self-employed</w:t>
      </w:r>
      <w:r w:rsidDel="00000000" w:rsidR="00000000" w:rsidRPr="00000000">
        <w:rPr>
          <w:rtl w:val="0"/>
        </w:rPr>
        <w:t xml:space="preserve"> individuals.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vptplr9xt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debt to income ratio requirement for Non-QM loans?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Non-QM lenders typically allow higher DTI ratios than </w:t>
      </w:r>
      <w:r w:rsidDel="00000000" w:rsidR="00000000" w:rsidRPr="00000000">
        <w:rPr>
          <w:b w:val="1"/>
          <w:bCs w:val="1"/>
          <w:rtl w:val="0"/>
        </w:rPr>
        <w:t xml:space="preserve">conventional mortgage</w:t>
      </w:r>
      <w:r w:rsidDel="00000000" w:rsidR="00000000" w:rsidRPr="00000000">
        <w:rPr>
          <w:rtl w:val="0"/>
        </w:rPr>
        <w:t xml:space="preserve"> lenders—sometimes up to 50%. However, they still expect your monthly debt obligations to be reasonable relative to your income and cash flow.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mlygabzl4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use business income if my personal income is low?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Many Non-QM programs will evaluate gross or net income from your business as long as it’s well-documented. You may be asked to provide </w:t>
      </w:r>
      <w:r w:rsidDel="00000000" w:rsidR="00000000" w:rsidRPr="00000000">
        <w:rPr>
          <w:b w:val="1"/>
          <w:bCs w:val="1"/>
          <w:rtl w:val="0"/>
        </w:rPr>
        <w:t xml:space="preserve">profit and loss</w:t>
      </w:r>
      <w:r w:rsidDel="00000000" w:rsidR="00000000" w:rsidRPr="00000000">
        <w:rPr>
          <w:rtl w:val="0"/>
        </w:rPr>
        <w:t xml:space="preserve"> reports, account statements summaries, or CPA letters.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5cskh5hdw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properties can I buy with a Non-QM loan?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loans can be used for primary residences, second homes, and investment properties. </w:t>
      </w:r>
      <w:r w:rsidDel="00000000" w:rsidR="00000000" w:rsidRPr="00000000">
        <w:rPr>
          <w:b w:val="1"/>
          <w:bCs w:val="1"/>
          <w:rtl w:val="0"/>
        </w:rPr>
        <w:t xml:space="preserve">DSCR loans</w:t>
      </w:r>
      <w:r w:rsidDel="00000000" w:rsidR="00000000" w:rsidRPr="00000000">
        <w:rPr>
          <w:rtl w:val="0"/>
        </w:rPr>
        <w:t xml:space="preserve"> are especially popular with real estate capitalists.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ltrca672p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Non-QM loans only for people with poor credit?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at all.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-QM loans are for borrowers who don’t fit traditional documentation standards, regardless of credit score. Many </w:t>
      </w:r>
      <w:r w:rsidDel="00000000" w:rsidR="00000000" w:rsidRPr="00000000">
        <w:rPr>
          <w:b w:val="1"/>
          <w:bCs w:val="1"/>
          <w:rtl w:val="0"/>
        </w:rPr>
        <w:t xml:space="preserve">self-employed</w:t>
      </w:r>
      <w:r w:rsidDel="00000000" w:rsidR="00000000" w:rsidRPr="00000000">
        <w:rPr>
          <w:rtl w:val="0"/>
        </w:rPr>
        <w:t xml:space="preserve"> borrowers have excellent credit but need flexible income verification.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352d2tq6w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refinance my existing mortgage with a Non-QM loan?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Non-QM refinancing is a great option if your financial profile has changed since you originally financed your home—or if your business has grown and you want to tap into </w:t>
      </w:r>
      <w:r w:rsidDel="00000000" w:rsidR="00000000" w:rsidRPr="00000000">
        <w:rPr>
          <w:b w:val="1"/>
          <w:bCs w:val="1"/>
          <w:rtl w:val="0"/>
        </w:rPr>
        <w:t xml:space="preserve">home equity loan</w:t>
      </w:r>
      <w:r w:rsidDel="00000000" w:rsidR="00000000" w:rsidRPr="00000000">
        <w:rPr>
          <w:rtl w:val="0"/>
        </w:rPr>
        <w:t xml:space="preserve"> options.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m4cubtt4j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financial documents should I prepare before applying?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Gather at least 12–24 months of account statements, tax returns (if available), profit and loss statements, your business license, and your credit report. Being organized can speed up your </w:t>
      </w:r>
      <w:r w:rsidDel="00000000" w:rsidR="00000000" w:rsidRPr="00000000">
        <w:rPr>
          <w:b w:val="1"/>
          <w:bCs w:val="1"/>
          <w:rtl w:val="0"/>
        </w:rPr>
        <w:t xml:space="preserve">home loan</w:t>
      </w:r>
      <w:r w:rsidDel="00000000" w:rsidR="00000000" w:rsidRPr="00000000">
        <w:rPr>
          <w:rtl w:val="0"/>
        </w:rPr>
        <w:t xml:space="preserve"> application process and increase your chances of approval—especially when dealing with more flexible but documentation-heavy Non-QM mortgage options.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ru0j6ztw6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long does the mortgage application process take for self-employed borrowers?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Non-QM loans close within 30–45 days, similar to </w:t>
      </w:r>
      <w:r w:rsidDel="00000000" w:rsidR="00000000" w:rsidRPr="00000000">
        <w:rPr>
          <w:b w:val="1"/>
          <w:bCs w:val="1"/>
          <w:rtl w:val="0"/>
        </w:rPr>
        <w:t xml:space="preserve">conventional mortgage</w:t>
      </w:r>
      <w:r w:rsidDel="00000000" w:rsidR="00000000" w:rsidRPr="00000000">
        <w:rPr>
          <w:rtl w:val="0"/>
        </w:rPr>
        <w:t xml:space="preserve"> loans. The timeline depends largely on how quickly you can provide the necessary documentation and how complex your financial picture is.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n0jgckzmb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Cliffco Mortgage Bankers?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that your business doesn’t fit into a box—so your mortgage shouldn’t either.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Cliffco, we help </w:t>
      </w:r>
      <w:r w:rsidDel="00000000" w:rsidR="00000000" w:rsidRPr="00000000">
        <w:rPr>
          <w:b w:val="1"/>
          <w:bCs w:val="1"/>
          <w:rtl w:val="0"/>
        </w:rPr>
        <w:t xml:space="preserve">self-employed</w:t>
      </w:r>
      <w:r w:rsidDel="00000000" w:rsidR="00000000" w:rsidRPr="00000000">
        <w:rPr>
          <w:rtl w:val="0"/>
        </w:rPr>
        <w:t xml:space="preserve"> borrowers: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Qualify for Non-QM mortgage loans without unnecessary roadblocks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</w:t>
      </w:r>
      <w:r w:rsidDel="00000000" w:rsidR="00000000" w:rsidRPr="00000000">
        <w:rPr>
          <w:b w:val="1"/>
          <w:bCs w:val="1"/>
          <w:rtl w:val="0"/>
        </w:rPr>
        <w:t xml:space="preserve">bank statement loans</w:t>
      </w:r>
      <w:r w:rsidDel="00000000" w:rsidR="00000000" w:rsidRPr="00000000">
        <w:rPr>
          <w:rtl w:val="0"/>
        </w:rPr>
        <w:t xml:space="preserve">, P&amp;L-only loans, DSCR loans, and asset-based options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expert support from a dedicated loan officer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approved faster with organized, accurate documentation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the unique financial verification requirements for </w:t>
      </w:r>
      <w:r w:rsidDel="00000000" w:rsidR="00000000" w:rsidRPr="00000000">
        <w:rPr>
          <w:b w:val="1"/>
          <w:bCs w:val="1"/>
          <w:rtl w:val="0"/>
        </w:rPr>
        <w:t xml:space="preserve">self-employed people</w:t>
      </w:r>
      <w:r w:rsidDel="00000000" w:rsidR="00000000" w:rsidRPr="00000000">
        <w:rPr>
          <w:rtl w:val="0"/>
        </w:rPr>
        <w:t xml:space="preserve">, from </w:t>
      </w:r>
      <w:r w:rsidDel="00000000" w:rsidR="00000000" w:rsidRPr="00000000">
        <w:rPr>
          <w:b w:val="1"/>
          <w:bCs w:val="1"/>
          <w:rtl w:val="0"/>
        </w:rPr>
        <w:t xml:space="preserve">employment verification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business insurance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looking to purchase a home, refinance, or invest in property, we tailor your </w:t>
      </w:r>
      <w:r w:rsidDel="00000000" w:rsidR="00000000" w:rsidRPr="00000000">
        <w:rPr>
          <w:b w:val="1"/>
          <w:bCs w:val="1"/>
          <w:rtl w:val="0"/>
        </w:rPr>
        <w:t xml:space="preserve">home loan</w:t>
      </w:r>
      <w:r w:rsidDel="00000000" w:rsidR="00000000" w:rsidRPr="00000000">
        <w:rPr>
          <w:rtl w:val="0"/>
        </w:rPr>
        <w:t xml:space="preserve"> experience to match your </w:t>
      </w:r>
      <w:r w:rsidDel="00000000" w:rsidR="00000000" w:rsidRPr="00000000">
        <w:rPr>
          <w:b w:val="1"/>
          <w:bCs w:val="1"/>
          <w:rtl w:val="0"/>
        </w:rPr>
        <w:t xml:space="preserve">self-employment</w:t>
      </w:r>
      <w:r w:rsidDel="00000000" w:rsidR="00000000" w:rsidRPr="00000000">
        <w:rPr>
          <w:rtl w:val="0"/>
        </w:rPr>
        <w:t xml:space="preserve"> journey.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do conventional loans or help you explore alternatives like Federal Housing Administration or </w:t>
      </w:r>
      <w:r w:rsidDel="00000000" w:rsidR="00000000" w:rsidRPr="00000000">
        <w:rPr>
          <w:b w:val="1"/>
          <w:bCs w:val="1"/>
          <w:rtl w:val="0"/>
        </w:rPr>
        <w:t xml:space="preserve">FHA loans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 loans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USDA loans</w:t>
      </w:r>
      <w:r w:rsidDel="00000000" w:rsidR="00000000" w:rsidRPr="00000000">
        <w:rPr>
          <w:rtl w:val="0"/>
        </w:rPr>
        <w:t xml:space="preserve">, and guide you in comparing these government-backed programs with flexible Non-QM solutions—especially when traditional documentation doesn't reflect your true financial health or you need </w:t>
      </w:r>
      <w:r w:rsidDel="00000000" w:rsidR="00000000" w:rsidRPr="00000000">
        <w:rPr>
          <w:b w:val="1"/>
          <w:bCs w:val="1"/>
          <w:rtl w:val="0"/>
        </w:rPr>
        <w:t xml:space="preserve">enough money</w:t>
      </w:r>
      <w:r w:rsidDel="00000000" w:rsidR="00000000" w:rsidRPr="00000000">
        <w:rPr>
          <w:rtl w:val="0"/>
        </w:rPr>
        <w:t xml:space="preserve"> to cover a unique situation like property investment or seasonal income cycles.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uw85bq6sy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Get a Mortgage as a Self-Employed Individual?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ready to get a </w:t>
      </w:r>
      <w:r w:rsidDel="00000000" w:rsidR="00000000" w:rsidRPr="00000000">
        <w:rPr>
          <w:b w:val="1"/>
          <w:bCs w:val="1"/>
          <w:rtl w:val="0"/>
        </w:rPr>
        <w:t xml:space="preserve">mortgage for self-employed</w:t>
      </w:r>
      <w:r w:rsidDel="00000000" w:rsidR="00000000" w:rsidRPr="00000000">
        <w:rPr>
          <w:rtl w:val="0"/>
        </w:rPr>
        <w:t xml:space="preserve"> individuals</w:t>
      </w:r>
      <w:r w:rsidDel="00000000" w:rsidR="00000000" w:rsidRPr="00000000">
        <w:rPr>
          <w:rtl w:val="0"/>
        </w:rPr>
        <w:t xml:space="preserve">, let Cliffco Mortgage Bankers be your trusted partner.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experts in Non-QM solutions for </w:t>
      </w:r>
      <w:r w:rsidDel="00000000" w:rsidR="00000000" w:rsidRPr="00000000">
        <w:rPr>
          <w:b w:val="1"/>
          <w:bCs w:val="1"/>
          <w:rtl w:val="0"/>
        </w:rPr>
        <w:t xml:space="preserve">self-employed</w:t>
      </w:r>
      <w:r w:rsidDel="00000000" w:rsidR="00000000" w:rsidRPr="00000000">
        <w:rPr>
          <w:rtl w:val="0"/>
        </w:rPr>
        <w:t xml:space="preserve"> homebuyers and real estate investors. Contact us today to get started with a </w:t>
      </w:r>
      <w:r w:rsidDel="00000000" w:rsidR="00000000" w:rsidRPr="00000000">
        <w:rPr>
          <w:b w:val="1"/>
          <w:bCs w:val="1"/>
          <w:rtl w:val="0"/>
        </w:rPr>
        <w:t xml:space="preserve">home loan</w:t>
      </w:r>
      <w:r w:rsidDel="00000000" w:rsidR="00000000" w:rsidRPr="00000000">
        <w:rPr>
          <w:rtl w:val="0"/>
        </w:rPr>
        <w:t xml:space="preserve"> application designed for your success—without the traditional restrictions.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Resources: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Investment Mortgage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Non-QM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Reverse Mortgage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ffcomortgage.com/reverse-mortgage" TargetMode="External"/><Relationship Id="rId3" Type="http://schemas.openxmlformats.org/officeDocument/2006/relationships/fontTable" Target="fontTable.xml"/><Relationship Id="rId7" Type="http://schemas.openxmlformats.org/officeDocument/2006/relationships/hyperlink" Target="https://cliffcomortgage.com/non-qm-loans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cliffcomortgage.com/investment-mortgage" TargetMode="Externa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E8554465F534FBFA49ED28B227626" ma:contentTypeVersion="16" ma:contentTypeDescription="Create a new document." ma:contentTypeScope="" ma:versionID="771ec8ca2122e2ce46513461f2b6886e">
  <xsd:schema xmlns:xsd="http://www.w3.org/2001/XMLSchema" xmlns:xs="http://www.w3.org/2001/XMLSchema" xmlns:p="http://schemas.microsoft.com/office/2006/metadata/properties" xmlns:ns2="c609c7da-536b-487f-902f-cd339303c4c0" xmlns:ns3="cd95e00c-f33c-4e72-be1e-251c28aa1542" targetNamespace="http://schemas.microsoft.com/office/2006/metadata/properties" ma:root="true" ma:fieldsID="97f8f2e9ce66d11d26b3e6146e47a1d1" ns2:_="" ns3:_="">
    <xsd:import namespace="c609c7da-536b-487f-902f-cd339303c4c0"/>
    <xsd:import namespace="cd95e00c-f33c-4e72-be1e-251c28aa15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9c7da-536b-487f-902f-cd339303c4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c428483-6030-4374-a6a5-f31e3758d555}" ma:internalName="TaxCatchAll" ma:showField="CatchAllData" ma:web="c609c7da-536b-487f-902f-cd339303c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5e00c-f33c-4e72-be1e-251c28aa15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2d52383-15bf-4bd2-804d-e79be8fef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09c7da-536b-487f-902f-cd339303c4c0" xsi:nil="true"/>
    <lcf76f155ced4ddcb4097134ff3c332f xmlns="cd95e00c-f33c-4e72-be1e-251c28aa15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7F278E-71B9-4953-9D2D-490E83779995}"/>
</file>

<file path=customXml/itemProps2.xml><?xml version="1.0" encoding="utf-8"?>
<ds:datastoreItem xmlns:ds="http://schemas.openxmlformats.org/officeDocument/2006/customXml" ds:itemID="{C840C1E9-A2CF-401F-8E8E-EEBB28C8D410}"/>
</file>

<file path=customXml/itemProps3.xml><?xml version="1.0" encoding="utf-8"?>
<ds:datastoreItem xmlns:ds="http://schemas.openxmlformats.org/officeDocument/2006/customXml" ds:itemID="{3772A9D6-16F4-4EF8-B175-740AFC875D1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0x010100C1FE8554465F534FBFA49ED28B227626</vt:lpwstr>
  </property>
</Properties>
</file>